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E78" w:rsidRPr="00A87E9E" w:rsidRDefault="00B42D86" w:rsidP="00FF05BC">
      <w:pPr>
        <w:pStyle w:val="Standard"/>
        <w:jc w:val="center"/>
        <w:rPr>
          <w:b/>
          <w:sz w:val="60"/>
          <w:szCs w:val="6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32" type="#_x0000_t75" style="position:absolute;left:0;text-align:left;margin-left:90.8pt;margin-top:-16.8pt;width:271.05pt;height:75.8pt;z-index:2;visibility:visible" o:allowoverlap="f">
            <v:imagedata r:id="rId7" o:title=""/>
            <w10:wrap type="square"/>
          </v:shape>
        </w:pict>
      </w: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Default="00E50E78" w:rsidP="00E50E78">
      <w:pPr>
        <w:pStyle w:val="Standard"/>
        <w:jc w:val="center"/>
        <w:rPr>
          <w:b/>
          <w:sz w:val="60"/>
          <w:szCs w:val="60"/>
        </w:rPr>
      </w:pPr>
    </w:p>
    <w:p w:rsidR="00E93790" w:rsidRDefault="00E93790" w:rsidP="00E50E78">
      <w:pPr>
        <w:pStyle w:val="Standard"/>
        <w:jc w:val="center"/>
        <w:rPr>
          <w:b/>
          <w:sz w:val="60"/>
          <w:szCs w:val="60"/>
        </w:rPr>
      </w:pPr>
    </w:p>
    <w:p w:rsidR="00E93790" w:rsidRPr="00A87E9E" w:rsidRDefault="00E93790"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60"/>
          <w:szCs w:val="60"/>
        </w:rPr>
      </w:pPr>
    </w:p>
    <w:p w:rsidR="00E50E78" w:rsidRPr="00A87E9E" w:rsidRDefault="00E50E78" w:rsidP="00E50E78">
      <w:pPr>
        <w:pStyle w:val="Standard"/>
        <w:jc w:val="center"/>
        <w:rPr>
          <w:b/>
          <w:sz w:val="50"/>
          <w:szCs w:val="50"/>
        </w:rPr>
      </w:pPr>
      <w:r w:rsidRPr="00A87E9E">
        <w:rPr>
          <w:b/>
          <w:sz w:val="50"/>
          <w:szCs w:val="50"/>
        </w:rPr>
        <w:t xml:space="preserve">Projeto Pedagógico Curso Superior de </w:t>
      </w:r>
    </w:p>
    <w:p w:rsidR="00E50E78" w:rsidRPr="00A87E9E" w:rsidRDefault="00CF2BD3" w:rsidP="00F45B3D">
      <w:pPr>
        <w:pStyle w:val="Standard"/>
        <w:jc w:val="center"/>
        <w:rPr>
          <w:b/>
          <w:sz w:val="50"/>
          <w:szCs w:val="50"/>
        </w:rPr>
      </w:pPr>
      <w:r>
        <w:rPr>
          <w:b/>
          <w:sz w:val="50"/>
          <w:szCs w:val="50"/>
        </w:rPr>
        <w:t>@DENOMINACAO@</w:t>
      </w:r>
    </w:p>
    <w:p w:rsidR="00E50E78" w:rsidRPr="00A87E9E" w:rsidRDefault="00E50E78" w:rsidP="00E50E78">
      <w:pPr>
        <w:rPr>
          <w:b/>
        </w:rPr>
      </w:pPr>
    </w:p>
    <w:p w:rsidR="00E50E78" w:rsidRPr="00A87E9E" w:rsidRDefault="00E50E78" w:rsidP="00E50E78">
      <w:pPr>
        <w:rPr>
          <w:b/>
        </w:rPr>
      </w:pPr>
    </w:p>
    <w:p w:rsidR="006E6CBE" w:rsidRDefault="006E6CBE" w:rsidP="006E6CBE">
      <w:pPr>
        <w:rPr>
          <w:kern w:val="0"/>
          <w:sz w:val="22"/>
          <w:szCs w:val="22"/>
          <w:lang w:val="en-US" w:eastAsia="en-US" w:bidi="ar-SA"/>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Default="00E50E78" w:rsidP="00E50E78">
      <w:pPr>
        <w:rPr>
          <w:b/>
        </w:rPr>
      </w:pPr>
    </w:p>
    <w:p w:rsidR="00E93790" w:rsidRDefault="00E93790" w:rsidP="00E50E78">
      <w:pPr>
        <w:rPr>
          <w:b/>
        </w:rPr>
      </w:pPr>
    </w:p>
    <w:p w:rsidR="00E93790" w:rsidRDefault="00E93790" w:rsidP="00E50E78">
      <w:pPr>
        <w:rPr>
          <w:b/>
        </w:rPr>
      </w:pPr>
    </w:p>
    <w:p w:rsidR="00E93790" w:rsidRDefault="00E93790" w:rsidP="00E50E78">
      <w:pPr>
        <w:rPr>
          <w:b/>
        </w:rPr>
      </w:pPr>
    </w:p>
    <w:p w:rsidR="00E93790" w:rsidRDefault="00E93790" w:rsidP="00E50E78">
      <w:pPr>
        <w:rPr>
          <w:b/>
        </w:rPr>
      </w:pPr>
    </w:p>
    <w:p w:rsidR="00E93790" w:rsidRPr="00A87E9E" w:rsidRDefault="00E93790" w:rsidP="00E50E78">
      <w:pPr>
        <w:rPr>
          <w:b/>
        </w:rPr>
      </w:pPr>
    </w:p>
    <w:p w:rsidR="00E50E78" w:rsidRDefault="00E50E78" w:rsidP="00E50E78">
      <w:pPr>
        <w:rPr>
          <w:b/>
        </w:rPr>
      </w:pPr>
    </w:p>
    <w:p w:rsidR="000B3B35" w:rsidRPr="00A87E9E" w:rsidRDefault="000B3B35"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50E78" w:rsidP="00E50E78">
      <w:pPr>
        <w:rPr>
          <w:b/>
        </w:rPr>
      </w:pPr>
    </w:p>
    <w:p w:rsidR="00E50E78" w:rsidRPr="00A87E9E" w:rsidRDefault="00E93790" w:rsidP="00FE3148">
      <w:pPr>
        <w:jc w:val="center"/>
        <w:rPr>
          <w:b/>
        </w:rPr>
      </w:pPr>
      <w:r>
        <w:rPr>
          <w:b/>
        </w:rPr>
        <w:t>Machado/MG - 2017</w:t>
      </w:r>
    </w:p>
    <w:p w:rsidR="00E93790" w:rsidRDefault="00B42D86" w:rsidP="00E93790">
      <w:pPr>
        <w:pStyle w:val="Standard"/>
        <w:jc w:val="center"/>
        <w:rPr>
          <w:b/>
          <w:lang w:val="pt-BR"/>
        </w:rPr>
      </w:pPr>
      <w:r>
        <w:rPr>
          <w:noProof/>
        </w:rPr>
        <w:lastRenderedPageBreak/>
        <w:pict>
          <v:shape id="Picture 164" o:spid="_x0000_s1033" type="#_x0000_t75" style="position:absolute;left:0;text-align:left;margin-left:0;margin-top:-10.55pt;width:60.85pt;height:58.35pt;z-index:-1;visibility:visible;mso-position-horizontal:center">
            <v:imagedata r:id="rId8" o:title=""/>
          </v:shape>
        </w:pict>
      </w: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spacing w:line="248" w:lineRule="auto"/>
        <w:ind w:left="197" w:right="158"/>
        <w:jc w:val="center"/>
      </w:pPr>
      <w:r>
        <w:rPr>
          <w:b/>
          <w:sz w:val="30"/>
        </w:rPr>
        <w:t>GOVERNO FEDERAL</w:t>
      </w:r>
    </w:p>
    <w:p w:rsidR="00E93790" w:rsidRDefault="00E93790" w:rsidP="00E93790">
      <w:pPr>
        <w:spacing w:line="259" w:lineRule="auto"/>
        <w:ind w:left="27"/>
        <w:jc w:val="center"/>
      </w:pPr>
      <w:r>
        <w:rPr>
          <w:sz w:val="26"/>
        </w:rPr>
        <w:t>Ministério da Educação</w:t>
      </w:r>
      <w:r>
        <w:t xml:space="preserve"> </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5"/>
        <w:jc w:val="center"/>
      </w:pPr>
      <w:r>
        <w:rPr>
          <w:b/>
        </w:rPr>
        <w:t>PRESIDENTE DA REPÚBLICA</w:t>
      </w:r>
      <w:r>
        <w:t xml:space="preserve"> </w:t>
      </w:r>
    </w:p>
    <w:p w:rsidR="00E93790" w:rsidRDefault="00CF2BD3" w:rsidP="00E93790">
      <w:pPr>
        <w:spacing w:after="3" w:line="259" w:lineRule="auto"/>
        <w:ind w:left="41" w:right="13"/>
        <w:jc w:val="center"/>
      </w:pPr>
      <w:r>
        <w:t>@PRESIDENTE@</w:t>
      </w:r>
    </w:p>
    <w:p w:rsidR="00E93790" w:rsidRDefault="00E93790" w:rsidP="00E93790">
      <w:pPr>
        <w:spacing w:after="3" w:line="259" w:lineRule="auto"/>
        <w:ind w:left="41" w:right="13"/>
        <w:jc w:val="center"/>
      </w:pPr>
    </w:p>
    <w:p w:rsidR="00E93790" w:rsidRDefault="00E93790" w:rsidP="00E93790">
      <w:pPr>
        <w:spacing w:after="3" w:line="259" w:lineRule="auto"/>
        <w:ind w:left="44" w:right="12"/>
        <w:jc w:val="center"/>
      </w:pPr>
      <w:r>
        <w:rPr>
          <w:b/>
        </w:rPr>
        <w:t>MINISTRO DA EDUCAÇÃO</w:t>
      </w:r>
      <w:r>
        <w:t xml:space="preserve"> </w:t>
      </w:r>
    </w:p>
    <w:p w:rsidR="00E93790" w:rsidRDefault="00CF2BD3" w:rsidP="00E93790">
      <w:pPr>
        <w:spacing w:line="259" w:lineRule="auto"/>
        <w:ind w:left="86"/>
        <w:jc w:val="center"/>
      </w:pPr>
      <w:r>
        <w:t>@MINISTRO@</w:t>
      </w:r>
    </w:p>
    <w:p w:rsidR="00E93790" w:rsidRDefault="00E93790" w:rsidP="00E93790">
      <w:pPr>
        <w:spacing w:line="259" w:lineRule="auto"/>
        <w:ind w:left="86"/>
        <w:jc w:val="center"/>
      </w:pPr>
    </w:p>
    <w:p w:rsidR="00E93790" w:rsidRDefault="00E93790" w:rsidP="00E93790">
      <w:pPr>
        <w:spacing w:line="265" w:lineRule="auto"/>
        <w:ind w:left="970"/>
      </w:pPr>
      <w:r>
        <w:rPr>
          <w:b/>
        </w:rPr>
        <w:t>SECRETÁRIA DE EDUCAÇÃO PROFISSIONAL E TECNOLÓGICA</w:t>
      </w:r>
      <w:r>
        <w:t xml:space="preserve"> </w:t>
      </w:r>
    </w:p>
    <w:p w:rsidR="00E93790" w:rsidRDefault="00CF2BD3" w:rsidP="00E93790">
      <w:pPr>
        <w:spacing w:line="259" w:lineRule="auto"/>
        <w:ind w:left="86"/>
        <w:jc w:val="center"/>
      </w:pPr>
      <w:r>
        <w:t>@SEC_EDUC_PROF_TECN@</w:t>
      </w:r>
    </w:p>
    <w:p w:rsidR="00E93790" w:rsidRDefault="00E93790" w:rsidP="00E93790">
      <w:pPr>
        <w:spacing w:line="259" w:lineRule="auto"/>
        <w:ind w:left="86"/>
        <w:jc w:val="center"/>
      </w:pPr>
    </w:p>
    <w:p w:rsidR="00E93790" w:rsidRDefault="00E93790" w:rsidP="00E93790">
      <w:pPr>
        <w:spacing w:after="3" w:line="259" w:lineRule="auto"/>
        <w:ind w:left="44" w:right="18"/>
        <w:jc w:val="center"/>
      </w:pPr>
      <w:r>
        <w:rPr>
          <w:b/>
        </w:rPr>
        <w:t>REITOR DO IFSULDEMINAS</w:t>
      </w:r>
      <w:r>
        <w:t xml:space="preserve"> </w:t>
      </w:r>
    </w:p>
    <w:p w:rsidR="00E93790" w:rsidRDefault="00CF2BD3" w:rsidP="00E93790">
      <w:pPr>
        <w:spacing w:after="3" w:line="259" w:lineRule="auto"/>
        <w:ind w:left="41" w:right="11"/>
        <w:jc w:val="center"/>
      </w:pPr>
      <w:r>
        <w:t>@REITOR@</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22"/>
        <w:jc w:val="center"/>
      </w:pPr>
      <w:r>
        <w:rPr>
          <w:b/>
        </w:rPr>
        <w:t>PRÓ-REITOR DE ADMINISTRAÇÃO</w:t>
      </w:r>
      <w:r>
        <w:t xml:space="preserve"> </w:t>
      </w:r>
    </w:p>
    <w:p w:rsidR="00E93790" w:rsidRDefault="00CF2BD3" w:rsidP="00E93790">
      <w:pPr>
        <w:spacing w:after="3" w:line="259" w:lineRule="auto"/>
        <w:ind w:left="41" w:right="15"/>
        <w:jc w:val="center"/>
      </w:pPr>
      <w:r>
        <w:t>@PRO_REITOR_ADMIN_PLAN@</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7"/>
        <w:jc w:val="center"/>
      </w:pPr>
      <w:r>
        <w:rPr>
          <w:b/>
        </w:rPr>
        <w:t>PRÓ-REITOR DE DESENVOLVIMENTO INSTITUCIONAL</w:t>
      </w:r>
      <w:r>
        <w:t xml:space="preserve"> </w:t>
      </w:r>
    </w:p>
    <w:p w:rsidR="00E93790" w:rsidRDefault="00CF2BD3" w:rsidP="00E93790">
      <w:pPr>
        <w:spacing w:after="3" w:line="259" w:lineRule="auto"/>
        <w:ind w:left="41" w:right="10"/>
        <w:jc w:val="center"/>
      </w:pPr>
      <w:r>
        <w:t>@PRO_REITOR_ENSINO@</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12"/>
        <w:jc w:val="center"/>
      </w:pPr>
      <w:r>
        <w:rPr>
          <w:b/>
        </w:rPr>
        <w:t>PRÓ-REITOR DE ENSINO</w:t>
      </w:r>
      <w:r>
        <w:t xml:space="preserve"> </w:t>
      </w:r>
    </w:p>
    <w:p w:rsidR="00E93790" w:rsidRDefault="00CF2BD3" w:rsidP="00E93790">
      <w:pPr>
        <w:spacing w:after="3" w:line="259" w:lineRule="auto"/>
        <w:ind w:left="41" w:right="10"/>
        <w:jc w:val="center"/>
      </w:pPr>
      <w:r>
        <w:t>@PRO_REITOR_DESENV_INST@</w:t>
      </w:r>
      <w:r w:rsidR="00E93790">
        <w:t xml:space="preserve"> </w:t>
      </w:r>
    </w:p>
    <w:p w:rsidR="00E93790" w:rsidRDefault="00E93790" w:rsidP="00E93790">
      <w:pPr>
        <w:spacing w:line="259" w:lineRule="auto"/>
        <w:ind w:left="86"/>
        <w:jc w:val="center"/>
      </w:pPr>
      <w:r>
        <w:t xml:space="preserve"> </w:t>
      </w:r>
    </w:p>
    <w:p w:rsidR="00E93790" w:rsidRDefault="00E93790" w:rsidP="00E93790">
      <w:pPr>
        <w:spacing w:after="3" w:line="259" w:lineRule="auto"/>
        <w:ind w:left="44" w:right="21"/>
        <w:jc w:val="center"/>
      </w:pPr>
      <w:r>
        <w:rPr>
          <w:b/>
        </w:rPr>
        <w:t>PRÓ-REITOR DE EXTENSÃO</w:t>
      </w:r>
      <w:r>
        <w:t xml:space="preserve"> </w:t>
      </w:r>
    </w:p>
    <w:p w:rsidR="00E93790" w:rsidRDefault="00CF2BD3" w:rsidP="00E93790">
      <w:pPr>
        <w:spacing w:after="3" w:line="259" w:lineRule="auto"/>
        <w:ind w:left="41" w:right="7"/>
        <w:jc w:val="center"/>
      </w:pPr>
      <w:r>
        <w:t>@PRO_REITOR_POSGRAD_PESQ_INO@</w:t>
      </w:r>
      <w:r w:rsidR="00E93790">
        <w:t xml:space="preserve"> </w:t>
      </w:r>
    </w:p>
    <w:p w:rsidR="00E93790" w:rsidRDefault="00E93790" w:rsidP="00E93790">
      <w:pPr>
        <w:spacing w:line="259" w:lineRule="auto"/>
        <w:ind w:left="86"/>
        <w:jc w:val="center"/>
      </w:pPr>
      <w:r>
        <w:t xml:space="preserve"> </w:t>
      </w:r>
    </w:p>
    <w:p w:rsidR="00E93790" w:rsidRDefault="00E93790" w:rsidP="00E93790">
      <w:pPr>
        <w:spacing w:line="265" w:lineRule="auto"/>
        <w:ind w:left="1124"/>
      </w:pPr>
      <w:r>
        <w:rPr>
          <w:b/>
        </w:rPr>
        <w:t>PRÓ-REITOR DE PESQUISA, PÓS-GRADUAÇÃO E INOVAÇÃO</w:t>
      </w:r>
      <w:r>
        <w:t xml:space="preserve"> </w:t>
      </w:r>
    </w:p>
    <w:p w:rsidR="00E93790" w:rsidRDefault="00CF2BD3" w:rsidP="00E93790">
      <w:pPr>
        <w:pStyle w:val="Standard"/>
        <w:jc w:val="center"/>
        <w:rPr>
          <w:b/>
          <w:lang w:val="pt-BR"/>
        </w:rPr>
      </w:pPr>
      <w:r>
        <w:t>@PRO_REITOR_EXT@</w:t>
      </w: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93790" w:rsidRDefault="00E93790" w:rsidP="00E93790">
      <w:pPr>
        <w:pStyle w:val="Standard"/>
        <w:jc w:val="center"/>
        <w:rPr>
          <w:b/>
          <w:lang w:val="pt-BR"/>
        </w:rPr>
      </w:pPr>
    </w:p>
    <w:p w:rsidR="00EE7F66" w:rsidRPr="00A87E9E" w:rsidRDefault="00836502" w:rsidP="00E93790">
      <w:pPr>
        <w:pStyle w:val="Standard"/>
        <w:jc w:val="center"/>
        <w:rPr>
          <w:vanish/>
          <w:lang w:val="pt-BR"/>
        </w:rPr>
      </w:pPr>
      <w:r w:rsidRPr="00A87E9E">
        <w:rPr>
          <w:b/>
          <w:lang w:val="pt-BR"/>
        </w:rPr>
        <w:br w:type="page"/>
      </w:r>
    </w:p>
    <w:tbl>
      <w:tblPr>
        <w:tblpPr w:leftFromText="141" w:rightFromText="141" w:vertAnchor="page" w:horzAnchor="margin" w:tblpY="1366"/>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075"/>
      </w:tblGrid>
      <w:tr w:rsidR="00EE7F66" w:rsidRPr="00A87E9E" w:rsidTr="00E93790">
        <w:tc>
          <w:tcPr>
            <w:tcW w:w="9075" w:type="dxa"/>
            <w:shd w:val="clear" w:color="auto" w:fill="D9D9D9"/>
            <w:tcMar>
              <w:top w:w="0" w:type="dxa"/>
              <w:left w:w="108" w:type="dxa"/>
              <w:bottom w:w="0" w:type="dxa"/>
              <w:right w:w="108" w:type="dxa"/>
            </w:tcMar>
          </w:tcPr>
          <w:p w:rsidR="00EE7F66" w:rsidRPr="00A87E9E" w:rsidRDefault="006D28B1" w:rsidP="00E93790">
            <w:pPr>
              <w:pStyle w:val="Standard"/>
              <w:spacing w:before="240"/>
              <w:jc w:val="center"/>
              <w:rPr>
                <w:b/>
                <w:lang w:val="pt-BR"/>
              </w:rPr>
            </w:pPr>
            <w:r w:rsidRPr="00A87E9E">
              <w:rPr>
                <w:b/>
                <w:lang w:val="pt-BR"/>
              </w:rPr>
              <w:t>CONSELHO SUPERIOR</w:t>
            </w:r>
          </w:p>
          <w:p w:rsidR="006D28B1" w:rsidRPr="00A87E9E" w:rsidRDefault="006D28B1" w:rsidP="00E93790">
            <w:pPr>
              <w:pStyle w:val="Standard"/>
              <w:jc w:val="center"/>
              <w:rPr>
                <w:b/>
                <w:lang w:val="pt-BR"/>
              </w:rPr>
            </w:pPr>
          </w:p>
        </w:tc>
      </w:tr>
      <w:tr w:rsidR="00EE7F66" w:rsidRPr="00A87E9E" w:rsidTr="00E93790">
        <w:tc>
          <w:tcPr>
            <w:tcW w:w="9075" w:type="dxa"/>
            <w:tcMar>
              <w:top w:w="0" w:type="dxa"/>
              <w:left w:w="108" w:type="dxa"/>
              <w:bottom w:w="0" w:type="dxa"/>
              <w:right w:w="108" w:type="dxa"/>
            </w:tcMar>
          </w:tcPr>
          <w:p w:rsidR="00472741" w:rsidRPr="00472741" w:rsidRDefault="00472741" w:rsidP="00CF6794">
            <w:pPr>
              <w:spacing w:before="240"/>
              <w:jc w:val="center"/>
              <w:rPr>
                <w:rFonts w:cs="Times New Roman"/>
                <w:sz w:val="23"/>
                <w:szCs w:val="23"/>
              </w:rPr>
            </w:pPr>
            <w:r w:rsidRPr="00472741">
              <w:rPr>
                <w:rFonts w:cs="Times New Roman"/>
                <w:sz w:val="23"/>
                <w:szCs w:val="23"/>
              </w:rPr>
              <w:t>PRESIDENTE DO CONSELHO SUPERIOR DO IFSULDEMINAS</w:t>
            </w:r>
          </w:p>
          <w:p w:rsidR="00472741" w:rsidRDefault="00CF2BD3" w:rsidP="00CF6794">
            <w:pPr>
              <w:pStyle w:val="Standard"/>
              <w:jc w:val="center"/>
              <w:rPr>
                <w:sz w:val="23"/>
                <w:szCs w:val="23"/>
                <w:lang w:val="pt-BR"/>
              </w:rPr>
            </w:pPr>
            <w:r>
              <w:rPr>
                <w:sz w:val="23"/>
                <w:szCs w:val="23"/>
                <w:lang w:val="pt-BR"/>
              </w:rPr>
              <w:t>@PRESIDENTE@</w:t>
            </w:r>
          </w:p>
          <w:p w:rsidR="00CF6794" w:rsidRPr="00E93790" w:rsidRDefault="00CF6794" w:rsidP="00CF6794">
            <w:pPr>
              <w:pStyle w:val="Standard"/>
              <w:jc w:val="center"/>
              <w:rPr>
                <w:sz w:val="23"/>
                <w:szCs w:val="23"/>
                <w:lang w:val="pt-BR"/>
              </w:rPr>
            </w:pPr>
          </w:p>
          <w:p w:rsidR="00472741" w:rsidRPr="00472741" w:rsidRDefault="00472741" w:rsidP="00CF6794">
            <w:pPr>
              <w:jc w:val="center"/>
              <w:rPr>
                <w:rFonts w:cs="Times New Roman"/>
                <w:sz w:val="23"/>
                <w:szCs w:val="23"/>
              </w:rPr>
            </w:pPr>
            <w:r w:rsidRPr="00472741">
              <w:rPr>
                <w:rFonts w:cs="Times New Roman"/>
                <w:sz w:val="23"/>
                <w:szCs w:val="23"/>
              </w:rPr>
              <w:t>REPRESENTANTE DA SETEC/MEC</w:t>
            </w:r>
          </w:p>
          <w:p w:rsidR="00472741" w:rsidRDefault="00CF2BD3" w:rsidP="00CF6794">
            <w:pPr>
              <w:jc w:val="center"/>
              <w:rPr>
                <w:rFonts w:cs="Times New Roman"/>
                <w:sz w:val="23"/>
                <w:szCs w:val="23"/>
              </w:rPr>
            </w:pPr>
            <w:r>
              <w:rPr>
                <w:rFonts w:cs="Times New Roman"/>
                <w:sz w:val="23"/>
                <w:szCs w:val="23"/>
              </w:rPr>
              <w:t xml:space="preserve"> @SETEC_MEC@</w:t>
            </w:r>
            <w:r w:rsidR="00E93790">
              <w:rPr>
                <w:rFonts w:cs="Times New Roman"/>
                <w:sz w:val="23"/>
                <w:szCs w:val="23"/>
              </w:rPr>
              <w:t xml:space="preserve"> </w:t>
            </w:r>
          </w:p>
          <w:p w:rsidR="00CF6794" w:rsidRPr="00E93790" w:rsidRDefault="00CF6794" w:rsidP="00CF6794">
            <w:pPr>
              <w:jc w:val="center"/>
              <w:rPr>
                <w:rFonts w:cs="Times New Roman"/>
                <w:sz w:val="23"/>
                <w:szCs w:val="23"/>
              </w:rPr>
            </w:pPr>
          </w:p>
          <w:p w:rsidR="00472741" w:rsidRPr="00472741" w:rsidRDefault="00472741" w:rsidP="00CF6794">
            <w:pPr>
              <w:jc w:val="center"/>
              <w:rPr>
                <w:rFonts w:cs="Times New Roman"/>
                <w:sz w:val="23"/>
                <w:szCs w:val="23"/>
              </w:rPr>
            </w:pPr>
            <w:r w:rsidRPr="00472741">
              <w:rPr>
                <w:rFonts w:cs="Times New Roman"/>
                <w:sz w:val="23"/>
                <w:szCs w:val="23"/>
              </w:rPr>
              <w:t>REPRESENTANTES DIRETORES GERAIS DOS CÂMPUS</w:t>
            </w:r>
          </w:p>
          <w:p w:rsidR="00CF6794" w:rsidRDefault="00CF2BD3" w:rsidP="00CF6794">
            <w:pPr>
              <w:jc w:val="center"/>
              <w:rPr>
                <w:rFonts w:cs="Times New Roman"/>
                <w:bCs/>
                <w:sz w:val="23"/>
                <w:szCs w:val="23"/>
              </w:rPr>
            </w:pPr>
            <w:r>
              <w:rPr>
                <w:rFonts w:cs="Times New Roman"/>
                <w:bCs/>
                <w:sz w:val="23"/>
                <w:szCs w:val="23"/>
              </w:rPr>
              <w:t>@DIRETOR@</w:t>
            </w:r>
          </w:p>
          <w:p w:rsidR="00CF6794" w:rsidRPr="00CF6794" w:rsidRDefault="00472741" w:rsidP="00CF6794">
            <w:pPr>
              <w:jc w:val="center"/>
              <w:rPr>
                <w:rFonts w:cs="Times New Roman"/>
                <w:bCs/>
                <w:sz w:val="23"/>
                <w:szCs w:val="23"/>
              </w:rPr>
            </w:pPr>
            <w:r w:rsidRPr="00472741">
              <w:rPr>
                <w:rFonts w:cs="Times New Roman"/>
                <w:sz w:val="23"/>
                <w:szCs w:val="23"/>
              </w:rPr>
              <w:br/>
              <w:t>REPRESENTANTES CORPO DOCENTE</w:t>
            </w:r>
          </w:p>
          <w:p w:rsidR="00CF6794" w:rsidRDefault="00CF2BD3" w:rsidP="00CF6794">
            <w:pPr>
              <w:jc w:val="center"/>
              <w:rPr>
                <w:rFonts w:cs="Times New Roman"/>
                <w:sz w:val="23"/>
                <w:szCs w:val="23"/>
              </w:rPr>
            </w:pPr>
            <w:r>
              <w:rPr>
                <w:rFonts w:cs="Times New Roman"/>
                <w:sz w:val="23"/>
                <w:szCs w:val="23"/>
              </w:rPr>
              <w:t>@CORPO_DOCENTE@</w:t>
            </w:r>
          </w:p>
          <w:p w:rsidR="00CF6794" w:rsidRDefault="00CF6794" w:rsidP="00CF6794">
            <w:pPr>
              <w:jc w:val="center"/>
              <w:rPr>
                <w:rFonts w:cs="Times New Roman"/>
                <w:sz w:val="23"/>
                <w:szCs w:val="23"/>
              </w:rPr>
            </w:pPr>
          </w:p>
          <w:p w:rsidR="00472741" w:rsidRPr="00472741" w:rsidRDefault="00472741" w:rsidP="00CF6794">
            <w:pPr>
              <w:jc w:val="center"/>
              <w:rPr>
                <w:rFonts w:cs="Times New Roman"/>
                <w:sz w:val="23"/>
                <w:szCs w:val="23"/>
              </w:rPr>
            </w:pPr>
            <w:r w:rsidRPr="00472741">
              <w:rPr>
                <w:rFonts w:cs="Times New Roman"/>
                <w:sz w:val="23"/>
                <w:szCs w:val="23"/>
              </w:rPr>
              <w:t>REPRESENTANTES CORPO DISCENTE</w:t>
            </w:r>
          </w:p>
          <w:p w:rsidR="00CF6794" w:rsidRDefault="00CF2BD3" w:rsidP="00CF6794">
            <w:pPr>
              <w:jc w:val="center"/>
              <w:rPr>
                <w:rFonts w:cs="Times New Roman"/>
                <w:sz w:val="23"/>
                <w:szCs w:val="23"/>
              </w:rPr>
            </w:pPr>
            <w:r>
              <w:rPr>
                <w:rFonts w:cs="Times New Roman"/>
                <w:sz w:val="23"/>
                <w:szCs w:val="23"/>
              </w:rPr>
              <w:t>@CORPO_DISCENTE@</w:t>
            </w:r>
          </w:p>
          <w:p w:rsidR="00472741" w:rsidRPr="00472741" w:rsidRDefault="00472741" w:rsidP="00CF6794">
            <w:pPr>
              <w:jc w:val="center"/>
              <w:rPr>
                <w:rFonts w:cs="Times New Roman"/>
                <w:sz w:val="23"/>
                <w:szCs w:val="23"/>
              </w:rPr>
            </w:pPr>
            <w:r w:rsidRPr="00472741">
              <w:rPr>
                <w:rFonts w:cs="Times New Roman"/>
                <w:sz w:val="23"/>
                <w:szCs w:val="23"/>
              </w:rPr>
              <w:br/>
              <w:t xml:space="preserve">REPRESENTANTES TÉCNICOS-ADMINISTRATIVOS </w:t>
            </w:r>
          </w:p>
          <w:p w:rsidR="00CF6794" w:rsidRDefault="00CF2BD3" w:rsidP="00CF6794">
            <w:pPr>
              <w:jc w:val="center"/>
              <w:rPr>
                <w:rFonts w:cs="Times New Roman"/>
                <w:sz w:val="23"/>
                <w:szCs w:val="23"/>
              </w:rPr>
            </w:pPr>
            <w:r>
              <w:rPr>
                <w:rFonts w:cs="Times New Roman"/>
                <w:sz w:val="23"/>
                <w:szCs w:val="23"/>
              </w:rPr>
              <w:t>@TEC_ADMINISTRATIVO@</w:t>
            </w:r>
          </w:p>
          <w:p w:rsidR="00472741" w:rsidRPr="00472741" w:rsidRDefault="00472741" w:rsidP="00CF6794">
            <w:pPr>
              <w:jc w:val="center"/>
              <w:rPr>
                <w:rFonts w:cs="Times New Roman"/>
                <w:sz w:val="23"/>
                <w:szCs w:val="23"/>
              </w:rPr>
            </w:pPr>
            <w:r w:rsidRPr="00472741">
              <w:rPr>
                <w:rFonts w:cs="Times New Roman"/>
                <w:sz w:val="23"/>
                <w:szCs w:val="23"/>
              </w:rPr>
              <w:br/>
              <w:t>REPRESENTANTES EGRESSOS</w:t>
            </w:r>
          </w:p>
          <w:p w:rsidR="00CF6794" w:rsidRDefault="00CF2BD3" w:rsidP="00CF6794">
            <w:pPr>
              <w:jc w:val="center"/>
              <w:rPr>
                <w:rFonts w:cs="Times New Roman"/>
                <w:sz w:val="23"/>
                <w:szCs w:val="23"/>
              </w:rPr>
            </w:pPr>
            <w:r>
              <w:rPr>
                <w:rFonts w:cs="Times New Roman"/>
                <w:sz w:val="23"/>
                <w:szCs w:val="23"/>
              </w:rPr>
              <w:t>@EGRESSO@</w:t>
            </w:r>
          </w:p>
          <w:p w:rsidR="00472741" w:rsidRPr="00472741" w:rsidRDefault="00472741" w:rsidP="00CF6794">
            <w:pPr>
              <w:jc w:val="center"/>
              <w:rPr>
                <w:rFonts w:cs="Times New Roman"/>
                <w:sz w:val="23"/>
                <w:szCs w:val="23"/>
              </w:rPr>
            </w:pPr>
            <w:r w:rsidRPr="00472741">
              <w:rPr>
                <w:rFonts w:cs="Times New Roman"/>
                <w:sz w:val="23"/>
                <w:szCs w:val="23"/>
              </w:rPr>
              <w:br/>
              <w:t xml:space="preserve">REPRESENTANTES DAS ENTIDADES DOS TRABALHADORES </w:t>
            </w:r>
          </w:p>
          <w:p w:rsidR="00CF6794" w:rsidRDefault="00CF2BD3" w:rsidP="00CF6794">
            <w:pPr>
              <w:jc w:val="center"/>
              <w:rPr>
                <w:rFonts w:cs="Times New Roman"/>
                <w:sz w:val="23"/>
                <w:szCs w:val="23"/>
              </w:rPr>
            </w:pPr>
            <w:r>
              <w:rPr>
                <w:rFonts w:cs="Times New Roman"/>
                <w:sz w:val="23"/>
                <w:szCs w:val="23"/>
              </w:rPr>
              <w:t>@TRABALHADOR@</w:t>
            </w:r>
          </w:p>
          <w:p w:rsidR="00472741" w:rsidRPr="00472741" w:rsidRDefault="00472741" w:rsidP="00CF6794">
            <w:pPr>
              <w:jc w:val="center"/>
              <w:rPr>
                <w:rFonts w:cs="Times New Roman"/>
                <w:sz w:val="23"/>
                <w:szCs w:val="23"/>
              </w:rPr>
            </w:pPr>
            <w:r w:rsidRPr="00472741">
              <w:rPr>
                <w:rFonts w:cs="Times New Roman"/>
                <w:sz w:val="23"/>
                <w:szCs w:val="23"/>
              </w:rPr>
              <w:br/>
              <w:t>REPRESENTANTES DO SETOR PÚBLICO OU ESTATAIS</w:t>
            </w:r>
          </w:p>
          <w:p w:rsidR="00CF6794" w:rsidRDefault="00472741" w:rsidP="00CF6794">
            <w:pPr>
              <w:jc w:val="center"/>
              <w:rPr>
                <w:rFonts w:cs="Times New Roman"/>
                <w:sz w:val="23"/>
                <w:szCs w:val="23"/>
              </w:rPr>
            </w:pPr>
            <w:r w:rsidRPr="00472741">
              <w:rPr>
                <w:rFonts w:cs="Times New Roman"/>
                <w:sz w:val="23"/>
                <w:szCs w:val="23"/>
              </w:rPr>
              <w:t xml:space="preserve"> </w:t>
            </w:r>
            <w:r w:rsidR="00CF2BD3">
              <w:rPr>
                <w:rFonts w:cs="Times New Roman"/>
                <w:sz w:val="23"/>
                <w:szCs w:val="23"/>
              </w:rPr>
              <w:t>@PUBLICO_ESTATAL@</w:t>
            </w:r>
          </w:p>
          <w:p w:rsidR="00472741" w:rsidRPr="00472741" w:rsidRDefault="00472741" w:rsidP="00CF6794">
            <w:pPr>
              <w:jc w:val="center"/>
              <w:rPr>
                <w:rFonts w:cs="Times New Roman"/>
                <w:sz w:val="23"/>
                <w:szCs w:val="23"/>
              </w:rPr>
            </w:pPr>
            <w:r w:rsidRPr="00472741">
              <w:rPr>
                <w:rFonts w:cs="Times New Roman"/>
                <w:sz w:val="23"/>
                <w:szCs w:val="23"/>
              </w:rPr>
              <w:br/>
              <w:t>REPRESENTANTE DAS ENTIDADES PATRONAIS</w:t>
            </w:r>
          </w:p>
          <w:p w:rsidR="00E77374" w:rsidRPr="00C340F2" w:rsidRDefault="00CF2BD3" w:rsidP="00CF6794">
            <w:pPr>
              <w:jc w:val="center"/>
              <w:rPr>
                <w:b/>
                <w:sz w:val="12"/>
                <w:szCs w:val="12"/>
              </w:rPr>
            </w:pPr>
            <w:r>
              <w:rPr>
                <w:rFonts w:cs="Times New Roman"/>
                <w:sz w:val="23"/>
                <w:szCs w:val="23"/>
              </w:rPr>
              <w:t>@PATRONAL@</w:t>
            </w:r>
          </w:p>
        </w:tc>
      </w:tr>
    </w:tbl>
    <w:p w:rsidR="00EE7F66" w:rsidRPr="00A87E9E" w:rsidRDefault="00EE7F66">
      <w:pPr>
        <w:pStyle w:val="Textbody"/>
        <w:rPr>
          <w:sz w:val="12"/>
          <w:szCs w:val="12"/>
          <w:lang w:val="pt-BR"/>
        </w:rPr>
      </w:pPr>
    </w:p>
    <w:tbl>
      <w:tblPr>
        <w:tblW w:w="9030" w:type="dxa"/>
        <w:tblInd w:w="9" w:type="dxa"/>
        <w:tblLayout w:type="fixed"/>
        <w:tblCellMar>
          <w:left w:w="10" w:type="dxa"/>
          <w:right w:w="10" w:type="dxa"/>
        </w:tblCellMar>
        <w:tblLook w:val="0000" w:firstRow="0" w:lastRow="0" w:firstColumn="0" w:lastColumn="0" w:noHBand="0" w:noVBand="0"/>
      </w:tblPr>
      <w:tblGrid>
        <w:gridCol w:w="9030"/>
      </w:tblGrid>
      <w:tr w:rsidR="00EE7F66" w:rsidRPr="00A87E9E" w:rsidTr="00AA3087">
        <w:tc>
          <w:tcPr>
            <w:tcW w:w="903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EE7F66" w:rsidRPr="00A87E9E" w:rsidRDefault="006D28B1" w:rsidP="00CF6794">
            <w:pPr>
              <w:pStyle w:val="Standard"/>
              <w:spacing w:before="240"/>
              <w:jc w:val="center"/>
              <w:rPr>
                <w:b/>
                <w:lang w:val="pt-BR"/>
              </w:rPr>
            </w:pPr>
            <w:r w:rsidRPr="00A87E9E">
              <w:rPr>
                <w:b/>
                <w:lang w:val="pt-BR"/>
              </w:rPr>
              <w:t>DIRETORES DE CÂMPUS</w:t>
            </w:r>
          </w:p>
          <w:p w:rsidR="006D28B1" w:rsidRPr="00A87E9E" w:rsidRDefault="006D28B1">
            <w:pPr>
              <w:pStyle w:val="Standard"/>
              <w:jc w:val="center"/>
              <w:rPr>
                <w:b/>
                <w:lang w:val="pt-BR"/>
              </w:rPr>
            </w:pPr>
          </w:p>
        </w:tc>
      </w:tr>
      <w:tr w:rsidR="00036DF1" w:rsidRPr="00A87E9E">
        <w:tc>
          <w:tcPr>
            <w:tcW w:w="9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72741" w:rsidRPr="00472741" w:rsidRDefault="00CF2BD3" w:rsidP="00CF6794">
            <w:pPr>
              <w:widowControl/>
              <w:suppressAutoHyphens w:val="0"/>
              <w:autoSpaceDE w:val="0"/>
              <w:adjustRightInd w:val="0"/>
              <w:spacing w:before="240" w:line="360" w:lineRule="auto"/>
              <w:jc w:val="center"/>
              <w:textAlignment w:val="auto"/>
              <w:rPr>
                <w:b/>
                <w:sz w:val="23"/>
                <w:szCs w:val="23"/>
                <w:lang w:val="pt-BR"/>
              </w:rPr>
            </w:pPr>
            <w:r>
              <w:rPr>
                <w:rFonts w:cs="Times New Roman"/>
                <w:kern w:val="0"/>
                <w:sz w:val="23"/>
                <w:szCs w:val="23"/>
                <w:lang w:val="pt-BR" w:eastAsia="pt-BR" w:bidi="ar-SA"/>
              </w:rPr>
              <w:t>@CAMPI@</w:t>
            </w:r>
          </w:p>
        </w:tc>
      </w:tr>
    </w:tbl>
    <w:p w:rsidR="006D28B1" w:rsidRPr="00A87E9E" w:rsidRDefault="006D28B1"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2B4E75" w:rsidRPr="00A87E9E"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2B4E75" w:rsidRPr="00A87E9E" w:rsidRDefault="006D28B1" w:rsidP="00CF6794">
            <w:pPr>
              <w:pStyle w:val="Standard"/>
              <w:spacing w:before="240"/>
              <w:jc w:val="center"/>
              <w:rPr>
                <w:b/>
                <w:lang w:val="pt-BR"/>
              </w:rPr>
            </w:pPr>
            <w:r w:rsidRPr="00A87E9E">
              <w:rPr>
                <w:b/>
                <w:lang w:val="pt-BR"/>
              </w:rPr>
              <w:t>COORDENAÇÃO DO CURSO</w:t>
            </w:r>
          </w:p>
          <w:p w:rsidR="006D28B1" w:rsidRPr="00A87E9E" w:rsidRDefault="006D28B1" w:rsidP="00A818E2">
            <w:pPr>
              <w:pStyle w:val="Standard"/>
              <w:jc w:val="center"/>
              <w:rPr>
                <w:b/>
                <w:lang w:val="pt-BR"/>
              </w:rPr>
            </w:pPr>
          </w:p>
        </w:tc>
      </w:tr>
      <w:tr w:rsidR="002B4E75" w:rsidRPr="00A87E9E"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C2595" w:rsidRPr="00A87E9E" w:rsidRDefault="004C2595" w:rsidP="00A818E2">
            <w:pPr>
              <w:jc w:val="center"/>
              <w:rPr>
                <w:lang w:val="pt-BR"/>
              </w:rPr>
            </w:pPr>
          </w:p>
          <w:p w:rsidR="002B4E75" w:rsidRPr="00A87E9E" w:rsidRDefault="004C2595" w:rsidP="00A818E2">
            <w:pPr>
              <w:jc w:val="center"/>
              <w:rPr>
                <w:lang w:val="pt-BR"/>
              </w:rPr>
            </w:pPr>
            <w:r w:rsidRPr="00A87E9E">
              <w:rPr>
                <w:lang w:val="pt-BR"/>
              </w:rPr>
              <w:t>COORDENADORA DO CURSO</w:t>
            </w:r>
          </w:p>
          <w:p w:rsidR="004C2595" w:rsidRPr="00472741" w:rsidRDefault="00CF2BD3" w:rsidP="00A818E2">
            <w:pPr>
              <w:jc w:val="center"/>
              <w:rPr>
                <w:lang w:val="pt-BR"/>
              </w:rPr>
            </w:pPr>
            <w:r>
              <w:rPr>
                <w:lang w:val="pt-BR"/>
              </w:rPr>
              <w:t>@COORDENADOR@</w:t>
            </w:r>
          </w:p>
          <w:p w:rsidR="004C2595" w:rsidRPr="00A87E9E" w:rsidRDefault="004C2595" w:rsidP="00A818E2">
            <w:pPr>
              <w:jc w:val="center"/>
              <w:rPr>
                <w:b/>
                <w:lang w:val="pt-BR"/>
              </w:rPr>
            </w:pPr>
          </w:p>
        </w:tc>
      </w:tr>
    </w:tbl>
    <w:p w:rsidR="008E7A63" w:rsidRPr="00A87E9E" w:rsidRDefault="008E7A63"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8E7A63" w:rsidRPr="00A87E9E"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8E7A63" w:rsidRPr="00A87E9E" w:rsidRDefault="006D28B1" w:rsidP="00CF6794">
            <w:pPr>
              <w:pStyle w:val="Standard"/>
              <w:spacing w:before="240"/>
              <w:jc w:val="center"/>
              <w:rPr>
                <w:b/>
                <w:lang w:val="pt-BR"/>
              </w:rPr>
            </w:pPr>
            <w:r w:rsidRPr="00A87E9E">
              <w:rPr>
                <w:b/>
                <w:lang w:val="pt-BR"/>
              </w:rPr>
              <w:t>EQUIPE ORGANIZADORA</w:t>
            </w:r>
          </w:p>
          <w:p w:rsidR="006D28B1" w:rsidRPr="00A87E9E" w:rsidRDefault="006D28B1" w:rsidP="00A818E2">
            <w:pPr>
              <w:pStyle w:val="Standard"/>
              <w:jc w:val="center"/>
              <w:rPr>
                <w:b/>
                <w:lang w:val="pt-BR"/>
              </w:rPr>
            </w:pPr>
          </w:p>
        </w:tc>
      </w:tr>
      <w:tr w:rsidR="008E7A63" w:rsidRPr="00A87E9E"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E7A63" w:rsidRPr="00A87E9E" w:rsidRDefault="008E7A63" w:rsidP="00A818E2">
            <w:pPr>
              <w:jc w:val="center"/>
              <w:rPr>
                <w:lang w:val="pt-BR"/>
              </w:rPr>
            </w:pPr>
          </w:p>
          <w:p w:rsidR="008E7A63" w:rsidRPr="00A87E9E" w:rsidRDefault="006D28B1" w:rsidP="00A818E2">
            <w:pPr>
              <w:jc w:val="center"/>
              <w:rPr>
                <w:b/>
                <w:lang w:val="pt-BR"/>
              </w:rPr>
            </w:pPr>
            <w:r w:rsidRPr="00A87E9E">
              <w:rPr>
                <w:b/>
                <w:lang w:val="pt-BR"/>
              </w:rPr>
              <w:t>DOCENTES</w:t>
            </w:r>
          </w:p>
          <w:p w:rsidR="006D28B1" w:rsidRPr="00A87E9E" w:rsidRDefault="006D28B1" w:rsidP="00A818E2">
            <w:pPr>
              <w:jc w:val="center"/>
              <w:rPr>
                <w:b/>
                <w:lang w:val="pt-BR"/>
              </w:rPr>
            </w:pPr>
          </w:p>
          <w:p w:rsidR="004C33CE" w:rsidRDefault="00CF2BD3" w:rsidP="008E7A63">
            <w:pPr>
              <w:widowControl/>
              <w:suppressAutoHyphens w:val="0"/>
              <w:autoSpaceDE w:val="0"/>
              <w:adjustRightInd w:val="0"/>
              <w:snapToGrid w:val="0"/>
              <w:spacing w:line="360" w:lineRule="auto"/>
              <w:jc w:val="center"/>
              <w:textAlignment w:val="auto"/>
              <w:rPr>
                <w:rFonts w:eastAsia="Times New Roman" w:cs="Times New Roman"/>
                <w:color w:val="000000"/>
                <w:kern w:val="0"/>
                <w:lang w:val="pt-BR" w:eastAsia="pt-BR" w:bidi="ar-SA"/>
              </w:rPr>
            </w:pPr>
            <w:r>
              <w:rPr>
                <w:rFonts w:eastAsia="Times New Roman" w:cs="Times New Roman"/>
                <w:color w:val="000000"/>
                <w:kern w:val="0"/>
                <w:lang w:val="pt-BR" w:eastAsia="pt-BR" w:bidi="ar-SA"/>
              </w:rPr>
              <w:t>@</w:t>
            </w:r>
            <w:r w:rsidR="00927D03">
              <w:rPr>
                <w:rFonts w:eastAsia="Times New Roman" w:cs="Times New Roman"/>
                <w:color w:val="000000"/>
                <w:kern w:val="0"/>
                <w:lang w:val="pt-BR" w:eastAsia="pt-BR" w:bidi="ar-SA"/>
              </w:rPr>
              <w:t>DOCENTE</w:t>
            </w:r>
            <w:r>
              <w:rPr>
                <w:rFonts w:eastAsia="Times New Roman" w:cs="Times New Roman"/>
                <w:color w:val="000000"/>
                <w:kern w:val="0"/>
                <w:lang w:val="pt-BR" w:eastAsia="pt-BR" w:bidi="ar-SA"/>
              </w:rPr>
              <w:t>@</w:t>
            </w:r>
          </w:p>
          <w:p w:rsidR="006D28B1" w:rsidRPr="00993301" w:rsidRDefault="006D28B1" w:rsidP="008E7A63">
            <w:pPr>
              <w:widowControl/>
              <w:suppressAutoHyphens w:val="0"/>
              <w:autoSpaceDE w:val="0"/>
              <w:adjustRightInd w:val="0"/>
              <w:snapToGrid w:val="0"/>
              <w:spacing w:line="360" w:lineRule="auto"/>
              <w:jc w:val="center"/>
              <w:textAlignment w:val="auto"/>
              <w:rPr>
                <w:rFonts w:eastAsia="Times New Roman" w:cs="Times New Roman"/>
                <w:b/>
                <w:color w:val="000000"/>
                <w:kern w:val="0"/>
                <w:lang w:val="pt-BR" w:eastAsia="pt-BR" w:bidi="ar-SA"/>
              </w:rPr>
            </w:pPr>
            <w:r w:rsidRPr="00993301">
              <w:rPr>
                <w:rFonts w:eastAsia="Times New Roman" w:cs="Times New Roman"/>
                <w:b/>
                <w:color w:val="000000"/>
                <w:kern w:val="0"/>
                <w:lang w:val="pt-BR" w:eastAsia="pt-BR" w:bidi="ar-SA"/>
              </w:rPr>
              <w:t>PEDAGOGAS</w:t>
            </w:r>
          </w:p>
          <w:p w:rsidR="008E7A63" w:rsidRPr="00C340F2" w:rsidRDefault="00CF2BD3" w:rsidP="00C340F2">
            <w:pPr>
              <w:widowControl/>
              <w:suppressAutoHyphens w:val="0"/>
              <w:autoSpaceDE w:val="0"/>
              <w:adjustRightInd w:val="0"/>
              <w:snapToGrid w:val="0"/>
              <w:spacing w:line="360" w:lineRule="auto"/>
              <w:jc w:val="center"/>
              <w:textAlignment w:val="auto"/>
              <w:rPr>
                <w:rFonts w:cs="Times New Roman"/>
                <w:kern w:val="0"/>
                <w:sz w:val="23"/>
                <w:szCs w:val="23"/>
                <w:lang w:val="pt-BR" w:eastAsia="pt-BR" w:bidi="ar-SA"/>
              </w:rPr>
            </w:pPr>
            <w:r>
              <w:rPr>
                <w:rFonts w:eastAsia="Times New Roman" w:cs="Times New Roman"/>
                <w:color w:val="000000"/>
                <w:kern w:val="0"/>
                <w:lang w:val="pt-BR" w:eastAsia="pt-BR" w:bidi="ar-SA"/>
              </w:rPr>
              <w:t>@PEDAGOGO@</w:t>
            </w:r>
          </w:p>
        </w:tc>
      </w:tr>
    </w:tbl>
    <w:p w:rsidR="008E7A63" w:rsidRPr="00A87E9E" w:rsidRDefault="008E7A63" w:rsidP="0012522F">
      <w:pPr>
        <w:pStyle w:val="Standard"/>
        <w:rPr>
          <w:lang w:val="pt-BR"/>
        </w:rPr>
      </w:pPr>
    </w:p>
    <w:tbl>
      <w:tblPr>
        <w:tblW w:w="9073" w:type="dxa"/>
        <w:tblInd w:w="-34" w:type="dxa"/>
        <w:tblLayout w:type="fixed"/>
        <w:tblCellMar>
          <w:left w:w="10" w:type="dxa"/>
          <w:right w:w="10" w:type="dxa"/>
        </w:tblCellMar>
        <w:tblLook w:val="0000" w:firstRow="0" w:lastRow="0" w:firstColumn="0" w:lastColumn="0" w:noHBand="0" w:noVBand="0"/>
      </w:tblPr>
      <w:tblGrid>
        <w:gridCol w:w="9073"/>
      </w:tblGrid>
      <w:tr w:rsidR="004C33CE" w:rsidRPr="006F40D7" w:rsidTr="004C33CE">
        <w:tc>
          <w:tcPr>
            <w:tcW w:w="9073"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4C33CE" w:rsidRDefault="004C33CE" w:rsidP="001415CE">
            <w:pPr>
              <w:pStyle w:val="Standard"/>
              <w:jc w:val="center"/>
              <w:rPr>
                <w:b/>
                <w:lang w:val="pt-BR"/>
              </w:rPr>
            </w:pPr>
            <w:r>
              <w:rPr>
                <w:b/>
                <w:lang w:val="pt-BR"/>
              </w:rPr>
              <w:t>EQUIPE GESTORA DO CÂMPUS MACHADO</w:t>
            </w:r>
          </w:p>
          <w:p w:rsidR="004C33CE" w:rsidRPr="006F40D7" w:rsidRDefault="004C33CE" w:rsidP="001415CE">
            <w:pPr>
              <w:pStyle w:val="Standard"/>
              <w:jc w:val="center"/>
              <w:rPr>
                <w:b/>
                <w:lang w:val="pt-BR"/>
              </w:rPr>
            </w:pPr>
          </w:p>
        </w:tc>
      </w:tr>
      <w:tr w:rsidR="004C33CE" w:rsidRPr="006F40D7" w:rsidTr="004C33CE">
        <w:tc>
          <w:tcPr>
            <w:tcW w:w="90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C33CE" w:rsidRPr="00081FA2" w:rsidRDefault="004C33CE" w:rsidP="001415CE">
            <w:pPr>
              <w:pStyle w:val="Standard"/>
              <w:tabs>
                <w:tab w:val="left" w:pos="3135"/>
                <w:tab w:val="center" w:pos="4252"/>
              </w:tabs>
              <w:jc w:val="center"/>
              <w:rPr>
                <w:b/>
                <w:lang w:val="pt-BR"/>
              </w:rPr>
            </w:pPr>
            <w:r>
              <w:rPr>
                <w:b/>
                <w:lang w:val="pt-BR"/>
              </w:rPr>
              <w:t>Diretora do Departamento de Desenvolvimento Educacional</w:t>
            </w:r>
          </w:p>
          <w:p w:rsidR="004C33CE" w:rsidRPr="00081FA2" w:rsidRDefault="00CF2BD3" w:rsidP="001415CE">
            <w:pPr>
              <w:pStyle w:val="Standard"/>
              <w:jc w:val="center"/>
              <w:rPr>
                <w:lang w:val="pt-BR"/>
              </w:rPr>
            </w:pPr>
            <w:r>
              <w:rPr>
                <w:lang w:val="pt-BR"/>
              </w:rPr>
              <w:t>@EDUCACIONAL@</w:t>
            </w:r>
          </w:p>
          <w:p w:rsidR="004C33CE" w:rsidRPr="00081FA2" w:rsidRDefault="004C33CE" w:rsidP="001415CE">
            <w:pPr>
              <w:pStyle w:val="Standard"/>
              <w:jc w:val="center"/>
              <w:rPr>
                <w:b/>
                <w:lang w:val="pt-BR"/>
              </w:rPr>
            </w:pPr>
          </w:p>
          <w:p w:rsidR="004C33CE" w:rsidRPr="00081FA2" w:rsidRDefault="004C33CE" w:rsidP="001415CE">
            <w:pPr>
              <w:pStyle w:val="Standard"/>
              <w:jc w:val="center"/>
              <w:rPr>
                <w:b/>
                <w:lang w:val="pt-BR"/>
              </w:rPr>
            </w:pPr>
            <w:r>
              <w:rPr>
                <w:b/>
                <w:lang w:val="pt-BR"/>
              </w:rPr>
              <w:t>Diretora do Departamento de Administração e Planejamento</w:t>
            </w:r>
          </w:p>
          <w:p w:rsidR="004C33CE" w:rsidRPr="002C0A9A" w:rsidRDefault="00CF2BD3" w:rsidP="001415CE">
            <w:pPr>
              <w:pStyle w:val="Standard"/>
              <w:jc w:val="center"/>
            </w:pPr>
            <w:r>
              <w:rPr>
                <w:lang w:val="pt-BR"/>
              </w:rPr>
              <w:t>@PLANEJAMENTO@</w:t>
            </w:r>
          </w:p>
          <w:p w:rsidR="004C33CE" w:rsidRPr="00081FA2" w:rsidRDefault="004C33CE" w:rsidP="001415CE">
            <w:pPr>
              <w:pStyle w:val="Standard"/>
              <w:jc w:val="center"/>
              <w:rPr>
                <w:b/>
                <w:lang w:val="pt-BR"/>
              </w:rPr>
            </w:pPr>
          </w:p>
          <w:p w:rsidR="004C33CE" w:rsidRPr="00081FA2" w:rsidRDefault="004C33CE" w:rsidP="001415CE">
            <w:pPr>
              <w:pStyle w:val="Standard"/>
              <w:jc w:val="center"/>
              <w:rPr>
                <w:b/>
                <w:lang w:val="pt-BR"/>
              </w:rPr>
            </w:pPr>
            <w:r>
              <w:rPr>
                <w:b/>
                <w:lang w:val="pt-BR"/>
              </w:rPr>
              <w:t>Coordenador Geral de Ensino</w:t>
            </w:r>
          </w:p>
          <w:p w:rsidR="004C33CE" w:rsidRDefault="00CF2BD3" w:rsidP="001415CE">
            <w:pPr>
              <w:pStyle w:val="Standard"/>
              <w:jc w:val="center"/>
              <w:rPr>
                <w:lang w:val="pt-BR"/>
              </w:rPr>
            </w:pPr>
            <w:r>
              <w:rPr>
                <w:lang w:val="pt-BR"/>
              </w:rPr>
              <w:t>@ENSINO@</w:t>
            </w:r>
          </w:p>
          <w:p w:rsidR="00927D03" w:rsidRPr="00081FA2" w:rsidRDefault="00927D03" w:rsidP="001415CE">
            <w:pPr>
              <w:pStyle w:val="Standard"/>
              <w:jc w:val="center"/>
              <w:rPr>
                <w:lang w:val="pt-BR"/>
              </w:rPr>
            </w:pPr>
          </w:p>
          <w:p w:rsidR="004C33CE" w:rsidRPr="00081FA2" w:rsidRDefault="004C33CE" w:rsidP="001415CE">
            <w:pPr>
              <w:pStyle w:val="Standard"/>
              <w:jc w:val="center"/>
              <w:rPr>
                <w:b/>
                <w:lang w:val="pt-BR"/>
              </w:rPr>
            </w:pPr>
            <w:r>
              <w:rPr>
                <w:b/>
                <w:lang w:val="pt-BR"/>
              </w:rPr>
              <w:t>Coordenador Geral de Assistência ao Educando</w:t>
            </w:r>
          </w:p>
          <w:p w:rsidR="004C33CE" w:rsidRPr="00081FA2" w:rsidRDefault="00CF2BD3" w:rsidP="001415CE">
            <w:pPr>
              <w:pStyle w:val="Standard"/>
              <w:jc w:val="center"/>
            </w:pPr>
            <w:r>
              <w:t>@EDUCANDO@</w:t>
            </w:r>
          </w:p>
          <w:p w:rsidR="004C33CE" w:rsidRPr="00081FA2" w:rsidRDefault="004C33CE" w:rsidP="001415CE">
            <w:pPr>
              <w:pStyle w:val="Standard"/>
              <w:jc w:val="center"/>
              <w:rPr>
                <w:lang w:val="pt-BR"/>
              </w:rPr>
            </w:pPr>
          </w:p>
          <w:p w:rsidR="004C33CE" w:rsidRPr="00081FA2" w:rsidRDefault="004C33CE" w:rsidP="001415CE">
            <w:pPr>
              <w:pStyle w:val="Standard"/>
              <w:jc w:val="center"/>
              <w:rPr>
                <w:b/>
                <w:lang w:val="pt-BR"/>
              </w:rPr>
            </w:pPr>
            <w:r>
              <w:rPr>
                <w:b/>
                <w:lang w:val="pt-BR"/>
              </w:rPr>
              <w:t>Coordenador Geral de Pesquisa</w:t>
            </w:r>
          </w:p>
          <w:p w:rsidR="004C33CE" w:rsidRPr="00081FA2" w:rsidRDefault="00CF2BD3" w:rsidP="001415CE">
            <w:pPr>
              <w:pStyle w:val="Standard"/>
              <w:jc w:val="center"/>
            </w:pPr>
            <w:r>
              <w:t>@PESQUISA@</w:t>
            </w:r>
          </w:p>
          <w:p w:rsidR="004C33CE" w:rsidRPr="00081FA2" w:rsidRDefault="004C33CE" w:rsidP="001415CE">
            <w:pPr>
              <w:pStyle w:val="Standard"/>
              <w:jc w:val="center"/>
              <w:rPr>
                <w:lang w:val="pt-BR"/>
              </w:rPr>
            </w:pPr>
          </w:p>
          <w:p w:rsidR="004C33CE" w:rsidRPr="00081FA2" w:rsidRDefault="004C33CE" w:rsidP="001415CE">
            <w:pPr>
              <w:pStyle w:val="Standard"/>
              <w:jc w:val="center"/>
              <w:rPr>
                <w:b/>
                <w:lang w:val="pt-BR"/>
              </w:rPr>
            </w:pPr>
            <w:r>
              <w:rPr>
                <w:b/>
                <w:lang w:val="pt-BR"/>
              </w:rPr>
              <w:t>Coordenado Geral de Extensão</w:t>
            </w:r>
          </w:p>
          <w:p w:rsidR="004C33CE" w:rsidRPr="006F40D7" w:rsidRDefault="00CF2BD3" w:rsidP="001415CE">
            <w:pPr>
              <w:autoSpaceDE w:val="0"/>
              <w:adjustRightInd w:val="0"/>
              <w:snapToGrid w:val="0"/>
              <w:spacing w:after="120"/>
              <w:jc w:val="center"/>
              <w:rPr>
                <w:color w:val="000000"/>
              </w:rPr>
            </w:pPr>
            <w:r>
              <w:t>@EXTENSAO@</w:t>
            </w:r>
          </w:p>
        </w:tc>
      </w:tr>
    </w:tbl>
    <w:p w:rsidR="00F16B6A" w:rsidRPr="00A87E9E" w:rsidRDefault="00F069AE" w:rsidP="004D7CE3">
      <w:pPr>
        <w:pStyle w:val="Standard"/>
        <w:rPr>
          <w:b/>
          <w:lang w:val="pt-BR"/>
        </w:rPr>
      </w:pPr>
      <w:r w:rsidRPr="00A87E9E">
        <w:rPr>
          <w:lang w:val="pt-BR"/>
        </w:rPr>
        <w:br w:type="page"/>
      </w:r>
      <w:r w:rsidR="00D40D02" w:rsidRPr="00A87E9E">
        <w:rPr>
          <w:b/>
          <w:lang w:val="pt-BR"/>
        </w:rPr>
        <w:lastRenderedPageBreak/>
        <w:t>SUMÁRIO</w:t>
      </w:r>
    </w:p>
    <w:p w:rsidR="00D40D02" w:rsidRPr="00A87E9E" w:rsidRDefault="00D40D02" w:rsidP="00D40D02">
      <w:pPr>
        <w:rPr>
          <w:lang w:val="pt-BR"/>
        </w:rPr>
      </w:pPr>
    </w:p>
    <w:p w:rsidR="009050CB" w:rsidRDefault="00FA77F5">
      <w:pPr>
        <w:pStyle w:val="Sumrio1"/>
        <w:tabs>
          <w:tab w:val="left" w:pos="440"/>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\o "1-3" \h \z \u </w:instrText>
      </w:r>
      <w:r w:rsidRPr="00A87E9E">
        <w:rPr>
          <w:lang w:val="pt-BR"/>
        </w:rPr>
        <w:fldChar w:fldCharType="separate"/>
      </w:r>
      <w:hyperlink w:anchor="_Toc391299521" w:history="1">
        <w:r w:rsidR="009050CB" w:rsidRPr="00351BC3">
          <w:rPr>
            <w:rStyle w:val="Hyperlink"/>
            <w:noProof/>
          </w:rPr>
          <w:t>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Caracterização Institucional</w:t>
        </w:r>
        <w:r w:rsidR="009050CB">
          <w:rPr>
            <w:noProof/>
            <w:webHidden/>
          </w:rPr>
          <w:tab/>
        </w:r>
        <w:r w:rsidR="009050CB">
          <w:rPr>
            <w:noProof/>
            <w:webHidden/>
          </w:rPr>
          <w:fldChar w:fldCharType="begin"/>
        </w:r>
        <w:r w:rsidR="009050CB">
          <w:rPr>
            <w:noProof/>
            <w:webHidden/>
          </w:rPr>
          <w:instrText xml:space="preserve"> PAGEREF _Toc391299521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2" w:history="1">
        <w:r w:rsidR="009050CB" w:rsidRPr="00351BC3">
          <w:rPr>
            <w:rStyle w:val="Hyperlink"/>
            <w:noProof/>
          </w:rPr>
          <w:t>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Identificação do Câmpus Machado</w:t>
        </w:r>
        <w:r w:rsidR="009050CB">
          <w:rPr>
            <w:noProof/>
            <w:webHidden/>
          </w:rPr>
          <w:tab/>
        </w:r>
        <w:r w:rsidR="009050CB">
          <w:rPr>
            <w:noProof/>
            <w:webHidden/>
          </w:rPr>
          <w:fldChar w:fldCharType="begin"/>
        </w:r>
        <w:r w:rsidR="009050CB">
          <w:rPr>
            <w:noProof/>
            <w:webHidden/>
          </w:rPr>
          <w:instrText xml:space="preserve"> PAGEREF _Toc391299522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3" w:history="1">
        <w:r w:rsidR="009050CB" w:rsidRPr="00351BC3">
          <w:rPr>
            <w:rStyle w:val="Hyperlink"/>
            <w:noProof/>
          </w:rPr>
          <w:t>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Legislação referencial para construção do Projeto Pedagógico</w:t>
        </w:r>
        <w:r w:rsidR="009050CB">
          <w:rPr>
            <w:noProof/>
            <w:webHidden/>
          </w:rPr>
          <w:tab/>
        </w:r>
        <w:r w:rsidR="009050CB">
          <w:rPr>
            <w:noProof/>
            <w:webHidden/>
          </w:rPr>
          <w:fldChar w:fldCharType="begin"/>
        </w:r>
        <w:r w:rsidR="009050CB">
          <w:rPr>
            <w:noProof/>
            <w:webHidden/>
          </w:rPr>
          <w:instrText xml:space="preserve"> PAGEREF _Toc391299523 \h </w:instrText>
        </w:r>
        <w:r w:rsidR="009050CB">
          <w:rPr>
            <w:noProof/>
            <w:webHidden/>
          </w:rPr>
        </w:r>
        <w:r w:rsidR="009050CB">
          <w:rPr>
            <w:noProof/>
            <w:webHidden/>
          </w:rPr>
          <w:fldChar w:fldCharType="separate"/>
        </w:r>
        <w:r w:rsidR="003376A8">
          <w:rPr>
            <w:noProof/>
            <w:webHidden/>
          </w:rPr>
          <w:t>8</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4" w:history="1">
        <w:r w:rsidR="009050CB" w:rsidRPr="00351BC3">
          <w:rPr>
            <w:rStyle w:val="Hyperlink"/>
            <w:noProof/>
          </w:rPr>
          <w:t>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Caracterização Institucional do IFSULDEMINAS</w:t>
        </w:r>
        <w:r w:rsidR="009050CB">
          <w:rPr>
            <w:noProof/>
            <w:webHidden/>
          </w:rPr>
          <w:tab/>
        </w:r>
        <w:r w:rsidR="009050CB">
          <w:rPr>
            <w:noProof/>
            <w:webHidden/>
          </w:rPr>
          <w:fldChar w:fldCharType="begin"/>
        </w:r>
        <w:r w:rsidR="009050CB">
          <w:rPr>
            <w:noProof/>
            <w:webHidden/>
          </w:rPr>
          <w:instrText xml:space="preserve"> PAGEREF _Toc391299524 \h </w:instrText>
        </w:r>
        <w:r w:rsidR="009050CB">
          <w:rPr>
            <w:noProof/>
            <w:webHidden/>
          </w:rPr>
        </w:r>
        <w:r w:rsidR="009050CB">
          <w:rPr>
            <w:noProof/>
            <w:webHidden/>
          </w:rPr>
          <w:fldChar w:fldCharType="separate"/>
        </w:r>
        <w:r w:rsidR="003376A8">
          <w:rPr>
            <w:noProof/>
            <w:webHidden/>
          </w:rPr>
          <w:t>9</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5" w:history="1">
        <w:r w:rsidR="009050CB" w:rsidRPr="00351BC3">
          <w:rPr>
            <w:rStyle w:val="Hyperlink"/>
            <w:noProof/>
          </w:rPr>
          <w:t>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Histórico Institucional do Câmpus Machado</w:t>
        </w:r>
        <w:r w:rsidR="009050CB">
          <w:rPr>
            <w:noProof/>
            <w:webHidden/>
          </w:rPr>
          <w:tab/>
        </w:r>
        <w:r w:rsidR="009050CB">
          <w:rPr>
            <w:noProof/>
            <w:webHidden/>
          </w:rPr>
          <w:fldChar w:fldCharType="begin"/>
        </w:r>
        <w:r w:rsidR="009050CB">
          <w:rPr>
            <w:noProof/>
            <w:webHidden/>
          </w:rPr>
          <w:instrText xml:space="preserve"> PAGEREF _Toc391299525 \h </w:instrText>
        </w:r>
        <w:r w:rsidR="009050CB">
          <w:rPr>
            <w:noProof/>
            <w:webHidden/>
          </w:rPr>
        </w:r>
        <w:r w:rsidR="009050CB">
          <w:rPr>
            <w:noProof/>
            <w:webHidden/>
          </w:rPr>
          <w:fldChar w:fldCharType="separate"/>
        </w:r>
        <w:r w:rsidR="003376A8">
          <w:rPr>
            <w:noProof/>
            <w:webHidden/>
          </w:rPr>
          <w:t>10</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6" w:history="1">
        <w:r w:rsidR="009050CB" w:rsidRPr="00351BC3">
          <w:rPr>
            <w:rStyle w:val="Hyperlink"/>
            <w:noProof/>
          </w:rPr>
          <w:t>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Apresentação do curso</w:t>
        </w:r>
        <w:r w:rsidR="009050CB">
          <w:rPr>
            <w:noProof/>
            <w:webHidden/>
          </w:rPr>
          <w:tab/>
        </w:r>
        <w:r w:rsidR="009050CB">
          <w:rPr>
            <w:noProof/>
            <w:webHidden/>
          </w:rPr>
          <w:fldChar w:fldCharType="begin"/>
        </w:r>
        <w:r w:rsidR="009050CB">
          <w:rPr>
            <w:noProof/>
            <w:webHidden/>
          </w:rPr>
          <w:instrText xml:space="preserve"> PAGEREF _Toc391299526 \h </w:instrText>
        </w:r>
        <w:r w:rsidR="009050CB">
          <w:rPr>
            <w:noProof/>
            <w:webHidden/>
          </w:rPr>
        </w:r>
        <w:r w:rsidR="009050CB">
          <w:rPr>
            <w:noProof/>
            <w:webHidden/>
          </w:rPr>
          <w:fldChar w:fldCharType="separate"/>
        </w:r>
        <w:r w:rsidR="003376A8">
          <w:rPr>
            <w:noProof/>
            <w:webHidden/>
          </w:rPr>
          <w:t>11</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7" w:history="1">
        <w:r w:rsidR="009050CB" w:rsidRPr="00351BC3">
          <w:rPr>
            <w:rStyle w:val="Hyperlink"/>
            <w:noProof/>
          </w:rPr>
          <w:t>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Atribuições dos profissionais da Licenciatura em Computação</w:t>
        </w:r>
        <w:r w:rsidR="009050CB">
          <w:rPr>
            <w:noProof/>
            <w:webHidden/>
          </w:rPr>
          <w:tab/>
        </w:r>
        <w:r w:rsidR="009050CB">
          <w:rPr>
            <w:noProof/>
            <w:webHidden/>
          </w:rPr>
          <w:fldChar w:fldCharType="begin"/>
        </w:r>
        <w:r w:rsidR="009050CB">
          <w:rPr>
            <w:noProof/>
            <w:webHidden/>
          </w:rPr>
          <w:instrText xml:space="preserve"> PAGEREF _Toc391299527 \h </w:instrText>
        </w:r>
        <w:r w:rsidR="009050CB">
          <w:rPr>
            <w:noProof/>
            <w:webHidden/>
          </w:rPr>
        </w:r>
        <w:r w:rsidR="009050CB">
          <w:rPr>
            <w:noProof/>
            <w:webHidden/>
          </w:rPr>
          <w:fldChar w:fldCharType="separate"/>
        </w:r>
        <w:r w:rsidR="003376A8">
          <w:rPr>
            <w:noProof/>
            <w:webHidden/>
          </w:rPr>
          <w:t>12</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28" w:history="1">
        <w:r w:rsidR="009050CB" w:rsidRPr="00351BC3">
          <w:rPr>
            <w:rStyle w:val="Hyperlink"/>
            <w:noProof/>
          </w:rPr>
          <w:t>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Legislação para a profissão</w:t>
        </w:r>
        <w:r w:rsidR="009050CB">
          <w:rPr>
            <w:noProof/>
            <w:webHidden/>
          </w:rPr>
          <w:tab/>
        </w:r>
        <w:r w:rsidR="009050CB">
          <w:rPr>
            <w:noProof/>
            <w:webHidden/>
          </w:rPr>
          <w:fldChar w:fldCharType="begin"/>
        </w:r>
        <w:r w:rsidR="009050CB">
          <w:rPr>
            <w:noProof/>
            <w:webHidden/>
          </w:rPr>
          <w:instrText xml:space="preserve"> PAGEREF _Toc391299528 \h </w:instrText>
        </w:r>
        <w:r w:rsidR="009050CB">
          <w:rPr>
            <w:noProof/>
            <w:webHidden/>
          </w:rPr>
        </w:r>
        <w:r w:rsidR="009050CB">
          <w:rPr>
            <w:noProof/>
            <w:webHidden/>
          </w:rPr>
          <w:fldChar w:fldCharType="separate"/>
        </w:r>
        <w:r w:rsidR="003376A8">
          <w:rPr>
            <w:noProof/>
            <w:webHidden/>
          </w:rPr>
          <w:t>13</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29" w:history="1">
        <w:r w:rsidR="009050CB" w:rsidRPr="00351BC3">
          <w:rPr>
            <w:rStyle w:val="Hyperlink"/>
            <w:noProof/>
          </w:rPr>
          <w:t>8.1.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Dimensões dos Eixos Curriculares</w:t>
        </w:r>
        <w:r w:rsidR="009050CB">
          <w:rPr>
            <w:noProof/>
            <w:webHidden/>
          </w:rPr>
          <w:tab/>
        </w:r>
        <w:r w:rsidR="009050CB">
          <w:rPr>
            <w:noProof/>
            <w:webHidden/>
          </w:rPr>
          <w:fldChar w:fldCharType="begin"/>
        </w:r>
        <w:r w:rsidR="009050CB">
          <w:rPr>
            <w:noProof/>
            <w:webHidden/>
          </w:rPr>
          <w:instrText xml:space="preserve"> PAGEREF _Toc391299529 \h </w:instrText>
        </w:r>
        <w:r w:rsidR="009050CB">
          <w:rPr>
            <w:noProof/>
            <w:webHidden/>
          </w:rPr>
        </w:r>
        <w:r w:rsidR="009050CB">
          <w:rPr>
            <w:noProof/>
            <w:webHidden/>
          </w:rPr>
          <w:fldChar w:fldCharType="separate"/>
        </w:r>
        <w:r w:rsidR="003376A8">
          <w:rPr>
            <w:noProof/>
            <w:webHidden/>
          </w:rPr>
          <w:t>13</w:t>
        </w:r>
        <w:r w:rsidR="009050CB">
          <w:rPr>
            <w:noProof/>
            <w:webHidden/>
          </w:rPr>
          <w:fldChar w:fldCharType="end"/>
        </w:r>
      </w:hyperlink>
    </w:p>
    <w:p w:rsidR="009050CB" w:rsidRDefault="00B42D86">
      <w:pPr>
        <w:pStyle w:val="Sumrio1"/>
        <w:tabs>
          <w:tab w:val="left" w:pos="440"/>
          <w:tab w:val="right" w:leader="dot" w:pos="9061"/>
        </w:tabs>
        <w:rPr>
          <w:rFonts w:ascii="Calibri" w:eastAsia="Times New Roman" w:hAnsi="Calibri" w:cs="Times New Roman"/>
          <w:noProof/>
          <w:kern w:val="0"/>
          <w:sz w:val="22"/>
          <w:szCs w:val="22"/>
          <w:lang w:val="pt-BR" w:eastAsia="pt-BR" w:bidi="ar-SA"/>
        </w:rPr>
      </w:pPr>
      <w:hyperlink w:anchor="_Toc391299530" w:history="1">
        <w:r w:rsidR="009050CB" w:rsidRPr="00351BC3">
          <w:rPr>
            <w:rStyle w:val="Hyperlink"/>
            <w:noProof/>
          </w:rPr>
          <w:t>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Identificação do Curso</w:t>
        </w:r>
        <w:r w:rsidR="009050CB">
          <w:rPr>
            <w:noProof/>
            <w:webHidden/>
          </w:rPr>
          <w:tab/>
        </w:r>
        <w:r w:rsidR="009050CB">
          <w:rPr>
            <w:noProof/>
            <w:webHidden/>
          </w:rPr>
          <w:fldChar w:fldCharType="begin"/>
        </w:r>
        <w:r w:rsidR="009050CB">
          <w:rPr>
            <w:noProof/>
            <w:webHidden/>
          </w:rPr>
          <w:instrText xml:space="preserve"> PAGEREF _Toc391299530 \h </w:instrText>
        </w:r>
        <w:r w:rsidR="009050CB">
          <w:rPr>
            <w:noProof/>
            <w:webHidden/>
          </w:rPr>
        </w:r>
        <w:r w:rsidR="009050CB">
          <w:rPr>
            <w:noProof/>
            <w:webHidden/>
          </w:rPr>
          <w:fldChar w:fldCharType="separate"/>
        </w:r>
        <w:r w:rsidR="003376A8">
          <w:rPr>
            <w:noProof/>
            <w:webHidden/>
          </w:rPr>
          <w:t>14</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1" w:history="1">
        <w:r w:rsidR="009050CB" w:rsidRPr="00351BC3">
          <w:rPr>
            <w:rStyle w:val="Hyperlink"/>
            <w:noProof/>
          </w:rPr>
          <w:t>10.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Justificativa</w:t>
        </w:r>
        <w:r w:rsidR="009050CB">
          <w:rPr>
            <w:noProof/>
            <w:webHidden/>
          </w:rPr>
          <w:tab/>
        </w:r>
        <w:r w:rsidR="009050CB">
          <w:rPr>
            <w:noProof/>
            <w:webHidden/>
          </w:rPr>
          <w:fldChar w:fldCharType="begin"/>
        </w:r>
        <w:r w:rsidR="009050CB">
          <w:rPr>
            <w:noProof/>
            <w:webHidden/>
          </w:rPr>
          <w:instrText xml:space="preserve"> PAGEREF _Toc391299531 \h </w:instrText>
        </w:r>
        <w:r w:rsidR="009050CB">
          <w:rPr>
            <w:noProof/>
            <w:webHidden/>
          </w:rPr>
        </w:r>
        <w:r w:rsidR="009050CB">
          <w:rPr>
            <w:noProof/>
            <w:webHidden/>
          </w:rPr>
          <w:fldChar w:fldCharType="separate"/>
        </w:r>
        <w:r w:rsidR="003376A8">
          <w:rPr>
            <w:noProof/>
            <w:webHidden/>
          </w:rPr>
          <w:t>17</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2" w:history="1">
        <w:r w:rsidR="009050CB" w:rsidRPr="00351BC3">
          <w:rPr>
            <w:rStyle w:val="Hyperlink"/>
            <w:noProof/>
          </w:rPr>
          <w:t>11.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Forma de Acesso ao Curso</w:t>
        </w:r>
        <w:r w:rsidR="009050CB">
          <w:rPr>
            <w:noProof/>
            <w:webHidden/>
          </w:rPr>
          <w:tab/>
        </w:r>
        <w:r w:rsidR="009050CB">
          <w:rPr>
            <w:noProof/>
            <w:webHidden/>
          </w:rPr>
          <w:fldChar w:fldCharType="begin"/>
        </w:r>
        <w:r w:rsidR="009050CB">
          <w:rPr>
            <w:noProof/>
            <w:webHidden/>
          </w:rPr>
          <w:instrText xml:space="preserve"> PAGEREF _Toc391299532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3" w:history="1">
        <w:r w:rsidR="009050CB" w:rsidRPr="00351BC3">
          <w:rPr>
            <w:rStyle w:val="Hyperlink"/>
            <w:noProof/>
          </w:rPr>
          <w:t>12.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Objetivos do curso</w:t>
        </w:r>
        <w:r w:rsidR="009050CB">
          <w:rPr>
            <w:noProof/>
            <w:webHidden/>
          </w:rPr>
          <w:tab/>
        </w:r>
        <w:r w:rsidR="009050CB">
          <w:rPr>
            <w:noProof/>
            <w:webHidden/>
          </w:rPr>
          <w:fldChar w:fldCharType="begin"/>
        </w:r>
        <w:r w:rsidR="009050CB">
          <w:rPr>
            <w:noProof/>
            <w:webHidden/>
          </w:rPr>
          <w:instrText xml:space="preserve"> PAGEREF _Toc391299533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4" w:history="1">
        <w:r w:rsidR="009050CB" w:rsidRPr="00351BC3">
          <w:rPr>
            <w:rStyle w:val="Hyperlink"/>
            <w:noProof/>
          </w:rPr>
          <w:t>12.1.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Missão do Curso (Finalidades e Objetivos)</w:t>
        </w:r>
        <w:r w:rsidR="009050CB">
          <w:rPr>
            <w:noProof/>
            <w:webHidden/>
          </w:rPr>
          <w:tab/>
        </w:r>
        <w:r w:rsidR="009050CB">
          <w:rPr>
            <w:noProof/>
            <w:webHidden/>
          </w:rPr>
          <w:fldChar w:fldCharType="begin"/>
        </w:r>
        <w:r w:rsidR="009050CB">
          <w:rPr>
            <w:noProof/>
            <w:webHidden/>
          </w:rPr>
          <w:instrText xml:space="preserve"> PAGEREF _Toc391299534 \h </w:instrText>
        </w:r>
        <w:r w:rsidR="009050CB">
          <w:rPr>
            <w:noProof/>
            <w:webHidden/>
          </w:rPr>
        </w:r>
        <w:r w:rsidR="009050CB">
          <w:rPr>
            <w:noProof/>
            <w:webHidden/>
          </w:rPr>
          <w:fldChar w:fldCharType="separate"/>
        </w:r>
        <w:r w:rsidR="003376A8">
          <w:rPr>
            <w:noProof/>
            <w:webHidden/>
          </w:rPr>
          <w:t>19</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5" w:history="1">
        <w:r w:rsidR="009050CB" w:rsidRPr="00351BC3">
          <w:rPr>
            <w:rStyle w:val="Hyperlink"/>
            <w:noProof/>
          </w:rPr>
          <w:t>13.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Perfil do Egresso (competências e habilidades)</w:t>
        </w:r>
        <w:r w:rsidR="009050CB">
          <w:rPr>
            <w:noProof/>
            <w:webHidden/>
          </w:rPr>
          <w:tab/>
        </w:r>
        <w:r w:rsidR="009050CB">
          <w:rPr>
            <w:noProof/>
            <w:webHidden/>
          </w:rPr>
          <w:fldChar w:fldCharType="begin"/>
        </w:r>
        <w:r w:rsidR="009050CB">
          <w:rPr>
            <w:noProof/>
            <w:webHidden/>
          </w:rPr>
          <w:instrText xml:space="preserve"> PAGEREF _Toc391299535 \h </w:instrText>
        </w:r>
        <w:r w:rsidR="009050CB">
          <w:rPr>
            <w:noProof/>
            <w:webHidden/>
          </w:rPr>
        </w:r>
        <w:r w:rsidR="009050CB">
          <w:rPr>
            <w:noProof/>
            <w:webHidden/>
          </w:rPr>
          <w:fldChar w:fldCharType="separate"/>
        </w:r>
        <w:r w:rsidR="003376A8">
          <w:rPr>
            <w:noProof/>
            <w:webHidden/>
          </w:rPr>
          <w:t>20</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6" w:history="1">
        <w:r w:rsidR="009050CB" w:rsidRPr="00351BC3">
          <w:rPr>
            <w:rStyle w:val="Hyperlink"/>
            <w:noProof/>
          </w:rPr>
          <w:t>14.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Organização e Estrutura Curricular</w:t>
        </w:r>
        <w:r w:rsidR="009050CB">
          <w:rPr>
            <w:noProof/>
            <w:webHidden/>
          </w:rPr>
          <w:tab/>
        </w:r>
        <w:r w:rsidR="009050CB">
          <w:rPr>
            <w:noProof/>
            <w:webHidden/>
          </w:rPr>
          <w:fldChar w:fldCharType="begin"/>
        </w:r>
        <w:r w:rsidR="009050CB">
          <w:rPr>
            <w:noProof/>
            <w:webHidden/>
          </w:rPr>
          <w:instrText xml:space="preserve"> PAGEREF _Toc391299536 \h </w:instrText>
        </w:r>
        <w:r w:rsidR="009050CB">
          <w:rPr>
            <w:noProof/>
            <w:webHidden/>
          </w:rPr>
        </w:r>
        <w:r w:rsidR="009050CB">
          <w:rPr>
            <w:noProof/>
            <w:webHidden/>
          </w:rPr>
          <w:fldChar w:fldCharType="separate"/>
        </w:r>
        <w:r w:rsidR="003376A8">
          <w:rPr>
            <w:noProof/>
            <w:webHidden/>
          </w:rPr>
          <w:t>23</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7" w:history="1">
        <w:r w:rsidR="009050CB" w:rsidRPr="00351BC3">
          <w:rPr>
            <w:rStyle w:val="Hyperlink"/>
            <w:noProof/>
          </w:rPr>
          <w:t>14.1.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Matriz Curricular</w:t>
        </w:r>
        <w:r w:rsidR="009050CB">
          <w:rPr>
            <w:noProof/>
            <w:webHidden/>
          </w:rPr>
          <w:tab/>
        </w:r>
        <w:r w:rsidR="009050CB">
          <w:rPr>
            <w:noProof/>
            <w:webHidden/>
          </w:rPr>
          <w:fldChar w:fldCharType="begin"/>
        </w:r>
        <w:r w:rsidR="009050CB">
          <w:rPr>
            <w:noProof/>
            <w:webHidden/>
          </w:rPr>
          <w:instrText xml:space="preserve"> PAGEREF _Toc391299537 \h </w:instrText>
        </w:r>
        <w:r w:rsidR="009050CB">
          <w:rPr>
            <w:noProof/>
            <w:webHidden/>
          </w:rPr>
        </w:r>
        <w:r w:rsidR="009050CB">
          <w:rPr>
            <w:noProof/>
            <w:webHidden/>
          </w:rPr>
          <w:fldChar w:fldCharType="separate"/>
        </w:r>
        <w:r w:rsidR="003376A8">
          <w:rPr>
            <w:noProof/>
            <w:webHidden/>
          </w:rPr>
          <w:t>23</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38" w:history="1">
        <w:r w:rsidR="009050CB" w:rsidRPr="00351BC3">
          <w:rPr>
            <w:rStyle w:val="Hyperlink"/>
            <w:noProof/>
          </w:rPr>
          <w:t>14.2.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Fluxograma do Curso</w:t>
        </w:r>
        <w:r w:rsidR="009050CB">
          <w:rPr>
            <w:noProof/>
            <w:webHidden/>
          </w:rPr>
          <w:tab/>
        </w:r>
        <w:r w:rsidR="009050CB">
          <w:rPr>
            <w:noProof/>
            <w:webHidden/>
          </w:rPr>
          <w:fldChar w:fldCharType="begin"/>
        </w:r>
        <w:r w:rsidR="009050CB">
          <w:rPr>
            <w:noProof/>
            <w:webHidden/>
          </w:rPr>
          <w:instrText xml:space="preserve"> PAGEREF _Toc391299538 \h </w:instrText>
        </w:r>
        <w:r w:rsidR="009050CB">
          <w:rPr>
            <w:noProof/>
            <w:webHidden/>
          </w:rPr>
        </w:r>
        <w:r w:rsidR="009050CB">
          <w:rPr>
            <w:noProof/>
            <w:webHidden/>
          </w:rPr>
          <w:fldChar w:fldCharType="separate"/>
        </w:r>
        <w:r w:rsidR="003376A8">
          <w:rPr>
            <w:noProof/>
            <w:webHidden/>
          </w:rPr>
          <w:t>27</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39" w:history="1">
        <w:r w:rsidR="009050CB" w:rsidRPr="00351BC3">
          <w:rPr>
            <w:rStyle w:val="Hyperlink"/>
            <w:noProof/>
          </w:rPr>
          <w:t>15.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Trabalho de Conclusão de Curso</w:t>
        </w:r>
        <w:r w:rsidR="009050CB">
          <w:rPr>
            <w:noProof/>
            <w:webHidden/>
          </w:rPr>
          <w:tab/>
        </w:r>
        <w:r w:rsidR="009050CB">
          <w:rPr>
            <w:noProof/>
            <w:webHidden/>
          </w:rPr>
          <w:fldChar w:fldCharType="begin"/>
        </w:r>
        <w:r w:rsidR="009050CB">
          <w:rPr>
            <w:noProof/>
            <w:webHidden/>
          </w:rPr>
          <w:instrText xml:space="preserve"> PAGEREF _Toc391299539 \h </w:instrText>
        </w:r>
        <w:r w:rsidR="009050CB">
          <w:rPr>
            <w:noProof/>
            <w:webHidden/>
          </w:rPr>
        </w:r>
        <w:r w:rsidR="009050CB">
          <w:rPr>
            <w:noProof/>
            <w:webHidden/>
          </w:rPr>
          <w:fldChar w:fldCharType="separate"/>
        </w:r>
        <w:r w:rsidR="003376A8">
          <w:rPr>
            <w:noProof/>
            <w:webHidden/>
          </w:rPr>
          <w:t>29</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40" w:history="1">
        <w:r w:rsidR="009050CB" w:rsidRPr="00351BC3">
          <w:rPr>
            <w:rStyle w:val="Hyperlink"/>
            <w:noProof/>
          </w:rPr>
          <w:t>16.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Estágio (Concepções e Atividades)</w:t>
        </w:r>
        <w:r w:rsidR="009050CB">
          <w:rPr>
            <w:noProof/>
            <w:webHidden/>
          </w:rPr>
          <w:tab/>
        </w:r>
        <w:r w:rsidR="009050CB">
          <w:rPr>
            <w:noProof/>
            <w:webHidden/>
          </w:rPr>
          <w:fldChar w:fldCharType="begin"/>
        </w:r>
        <w:r w:rsidR="009050CB">
          <w:rPr>
            <w:noProof/>
            <w:webHidden/>
          </w:rPr>
          <w:instrText xml:space="preserve"> PAGEREF _Toc391299540 \h </w:instrText>
        </w:r>
        <w:r w:rsidR="009050CB">
          <w:rPr>
            <w:noProof/>
            <w:webHidden/>
          </w:rPr>
        </w:r>
        <w:r w:rsidR="009050CB">
          <w:rPr>
            <w:noProof/>
            <w:webHidden/>
          </w:rPr>
          <w:fldChar w:fldCharType="separate"/>
        </w:r>
        <w:r w:rsidR="003376A8">
          <w:rPr>
            <w:noProof/>
            <w:webHidden/>
          </w:rPr>
          <w:t>31</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1" w:history="1">
        <w:r w:rsidR="009050CB" w:rsidRPr="00351BC3">
          <w:rPr>
            <w:rStyle w:val="Hyperlink"/>
            <w:noProof/>
          </w:rPr>
          <w:t>16.1.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Linhas de Pesquisa e Extensão</w:t>
        </w:r>
        <w:r w:rsidR="009050CB">
          <w:rPr>
            <w:noProof/>
            <w:webHidden/>
          </w:rPr>
          <w:tab/>
        </w:r>
        <w:r w:rsidR="009050CB">
          <w:rPr>
            <w:noProof/>
            <w:webHidden/>
          </w:rPr>
          <w:fldChar w:fldCharType="begin"/>
        </w:r>
        <w:r w:rsidR="009050CB">
          <w:rPr>
            <w:noProof/>
            <w:webHidden/>
          </w:rPr>
          <w:instrText xml:space="preserve"> PAGEREF _Toc391299541 \h </w:instrText>
        </w:r>
        <w:r w:rsidR="009050CB">
          <w:rPr>
            <w:noProof/>
            <w:webHidden/>
          </w:rPr>
        </w:r>
        <w:r w:rsidR="009050CB">
          <w:rPr>
            <w:noProof/>
            <w:webHidden/>
          </w:rPr>
          <w:fldChar w:fldCharType="separate"/>
        </w:r>
        <w:r w:rsidR="003376A8">
          <w:rPr>
            <w:noProof/>
            <w:webHidden/>
          </w:rPr>
          <w:t>35</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2" w:history="1">
        <w:r w:rsidR="009050CB" w:rsidRPr="00351BC3">
          <w:rPr>
            <w:rStyle w:val="Hyperlink"/>
            <w:noProof/>
          </w:rPr>
          <w:t>16.2.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Monitoria</w:t>
        </w:r>
        <w:r w:rsidR="009050CB">
          <w:rPr>
            <w:noProof/>
            <w:webHidden/>
          </w:rPr>
          <w:tab/>
        </w:r>
        <w:r w:rsidR="009050CB">
          <w:rPr>
            <w:noProof/>
            <w:webHidden/>
          </w:rPr>
          <w:fldChar w:fldCharType="begin"/>
        </w:r>
        <w:r w:rsidR="009050CB">
          <w:rPr>
            <w:noProof/>
            <w:webHidden/>
          </w:rPr>
          <w:instrText xml:space="preserve"> PAGEREF _Toc391299542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43" w:history="1">
        <w:r w:rsidR="009050CB" w:rsidRPr="00351BC3">
          <w:rPr>
            <w:rStyle w:val="Hyperlink"/>
            <w:noProof/>
          </w:rPr>
          <w:t>17.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w:t>
        </w:r>
        <w:r w:rsidR="009050CB">
          <w:rPr>
            <w:noProof/>
            <w:webHidden/>
          </w:rPr>
          <w:tab/>
        </w:r>
        <w:r w:rsidR="009050CB">
          <w:rPr>
            <w:noProof/>
            <w:webHidden/>
          </w:rPr>
          <w:fldChar w:fldCharType="begin"/>
        </w:r>
        <w:r w:rsidR="009050CB">
          <w:rPr>
            <w:noProof/>
            <w:webHidden/>
          </w:rPr>
          <w:instrText xml:space="preserve"> PAGEREF _Toc391299543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4" w:history="1">
        <w:r w:rsidR="009050CB" w:rsidRPr="00351BC3">
          <w:rPr>
            <w:rStyle w:val="Hyperlink"/>
            <w:noProof/>
          </w:rPr>
          <w:t>17.1.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1º período</w:t>
        </w:r>
        <w:r w:rsidR="009050CB">
          <w:rPr>
            <w:noProof/>
            <w:webHidden/>
          </w:rPr>
          <w:tab/>
        </w:r>
        <w:r w:rsidR="009050CB">
          <w:rPr>
            <w:noProof/>
            <w:webHidden/>
          </w:rPr>
          <w:fldChar w:fldCharType="begin"/>
        </w:r>
        <w:r w:rsidR="009050CB">
          <w:rPr>
            <w:noProof/>
            <w:webHidden/>
          </w:rPr>
          <w:instrText xml:space="preserve"> PAGEREF _Toc391299544 \h </w:instrText>
        </w:r>
        <w:r w:rsidR="009050CB">
          <w:rPr>
            <w:noProof/>
            <w:webHidden/>
          </w:rPr>
        </w:r>
        <w:r w:rsidR="009050CB">
          <w:rPr>
            <w:noProof/>
            <w:webHidden/>
          </w:rPr>
          <w:fldChar w:fldCharType="separate"/>
        </w:r>
        <w:r w:rsidR="003376A8">
          <w:rPr>
            <w:noProof/>
            <w:webHidden/>
          </w:rPr>
          <w:t>36</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5" w:history="1">
        <w:r w:rsidR="009050CB" w:rsidRPr="00351BC3">
          <w:rPr>
            <w:rStyle w:val="Hyperlink"/>
            <w:noProof/>
          </w:rPr>
          <w:t>17.2.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2º período</w:t>
        </w:r>
        <w:r w:rsidR="009050CB">
          <w:rPr>
            <w:noProof/>
            <w:webHidden/>
          </w:rPr>
          <w:tab/>
        </w:r>
        <w:r w:rsidR="009050CB">
          <w:rPr>
            <w:noProof/>
            <w:webHidden/>
          </w:rPr>
          <w:fldChar w:fldCharType="begin"/>
        </w:r>
        <w:r w:rsidR="009050CB">
          <w:rPr>
            <w:noProof/>
            <w:webHidden/>
          </w:rPr>
          <w:instrText xml:space="preserve"> PAGEREF _Toc391299545 \h </w:instrText>
        </w:r>
        <w:r w:rsidR="009050CB">
          <w:rPr>
            <w:noProof/>
            <w:webHidden/>
          </w:rPr>
        </w:r>
        <w:r w:rsidR="009050CB">
          <w:rPr>
            <w:noProof/>
            <w:webHidden/>
          </w:rPr>
          <w:fldChar w:fldCharType="separate"/>
        </w:r>
        <w:r w:rsidR="003376A8">
          <w:rPr>
            <w:noProof/>
            <w:webHidden/>
          </w:rPr>
          <w:t>40</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6" w:history="1">
        <w:r w:rsidR="009050CB" w:rsidRPr="00351BC3">
          <w:rPr>
            <w:rStyle w:val="Hyperlink"/>
            <w:noProof/>
          </w:rPr>
          <w:t>17.3.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3º período</w:t>
        </w:r>
        <w:r w:rsidR="009050CB">
          <w:rPr>
            <w:noProof/>
            <w:webHidden/>
          </w:rPr>
          <w:tab/>
        </w:r>
        <w:r w:rsidR="009050CB">
          <w:rPr>
            <w:noProof/>
            <w:webHidden/>
          </w:rPr>
          <w:fldChar w:fldCharType="begin"/>
        </w:r>
        <w:r w:rsidR="009050CB">
          <w:rPr>
            <w:noProof/>
            <w:webHidden/>
          </w:rPr>
          <w:instrText xml:space="preserve"> PAGEREF _Toc391299546 \h </w:instrText>
        </w:r>
        <w:r w:rsidR="009050CB">
          <w:rPr>
            <w:noProof/>
            <w:webHidden/>
          </w:rPr>
        </w:r>
        <w:r w:rsidR="009050CB">
          <w:rPr>
            <w:noProof/>
            <w:webHidden/>
          </w:rPr>
          <w:fldChar w:fldCharType="separate"/>
        </w:r>
        <w:r w:rsidR="003376A8">
          <w:rPr>
            <w:noProof/>
            <w:webHidden/>
          </w:rPr>
          <w:t>42</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7" w:history="1">
        <w:r w:rsidR="009050CB" w:rsidRPr="00351BC3">
          <w:rPr>
            <w:rStyle w:val="Hyperlink"/>
            <w:noProof/>
          </w:rPr>
          <w:t>17.4.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4º período</w:t>
        </w:r>
        <w:r w:rsidR="009050CB">
          <w:rPr>
            <w:noProof/>
            <w:webHidden/>
          </w:rPr>
          <w:tab/>
        </w:r>
        <w:r w:rsidR="009050CB">
          <w:rPr>
            <w:noProof/>
            <w:webHidden/>
          </w:rPr>
          <w:fldChar w:fldCharType="begin"/>
        </w:r>
        <w:r w:rsidR="009050CB">
          <w:rPr>
            <w:noProof/>
            <w:webHidden/>
          </w:rPr>
          <w:instrText xml:space="preserve"> PAGEREF _Toc391299547 \h </w:instrText>
        </w:r>
        <w:r w:rsidR="009050CB">
          <w:rPr>
            <w:noProof/>
            <w:webHidden/>
          </w:rPr>
        </w:r>
        <w:r w:rsidR="009050CB">
          <w:rPr>
            <w:noProof/>
            <w:webHidden/>
          </w:rPr>
          <w:fldChar w:fldCharType="separate"/>
        </w:r>
        <w:r w:rsidR="003376A8">
          <w:rPr>
            <w:noProof/>
            <w:webHidden/>
          </w:rPr>
          <w:t>45</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8" w:history="1">
        <w:r w:rsidR="009050CB" w:rsidRPr="00351BC3">
          <w:rPr>
            <w:rStyle w:val="Hyperlink"/>
            <w:noProof/>
          </w:rPr>
          <w:t>17.5.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5º período</w:t>
        </w:r>
        <w:r w:rsidR="009050CB">
          <w:rPr>
            <w:noProof/>
            <w:webHidden/>
          </w:rPr>
          <w:tab/>
        </w:r>
        <w:r w:rsidR="009050CB">
          <w:rPr>
            <w:noProof/>
            <w:webHidden/>
          </w:rPr>
          <w:fldChar w:fldCharType="begin"/>
        </w:r>
        <w:r w:rsidR="009050CB">
          <w:rPr>
            <w:noProof/>
            <w:webHidden/>
          </w:rPr>
          <w:instrText xml:space="preserve"> PAGEREF _Toc391299548 \h </w:instrText>
        </w:r>
        <w:r w:rsidR="009050CB">
          <w:rPr>
            <w:noProof/>
            <w:webHidden/>
          </w:rPr>
        </w:r>
        <w:r w:rsidR="009050CB">
          <w:rPr>
            <w:noProof/>
            <w:webHidden/>
          </w:rPr>
          <w:fldChar w:fldCharType="separate"/>
        </w:r>
        <w:r w:rsidR="003376A8">
          <w:rPr>
            <w:noProof/>
            <w:webHidden/>
          </w:rPr>
          <w:t>49</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49" w:history="1">
        <w:r w:rsidR="009050CB" w:rsidRPr="00351BC3">
          <w:rPr>
            <w:rStyle w:val="Hyperlink"/>
            <w:noProof/>
          </w:rPr>
          <w:t>17.6.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6º período</w:t>
        </w:r>
        <w:r w:rsidR="009050CB">
          <w:rPr>
            <w:noProof/>
            <w:webHidden/>
          </w:rPr>
          <w:tab/>
        </w:r>
        <w:r w:rsidR="009050CB">
          <w:rPr>
            <w:noProof/>
            <w:webHidden/>
          </w:rPr>
          <w:fldChar w:fldCharType="begin"/>
        </w:r>
        <w:r w:rsidR="009050CB">
          <w:rPr>
            <w:noProof/>
            <w:webHidden/>
          </w:rPr>
          <w:instrText xml:space="preserve"> PAGEREF _Toc391299549 \h </w:instrText>
        </w:r>
        <w:r w:rsidR="009050CB">
          <w:rPr>
            <w:noProof/>
            <w:webHidden/>
          </w:rPr>
        </w:r>
        <w:r w:rsidR="009050CB">
          <w:rPr>
            <w:noProof/>
            <w:webHidden/>
          </w:rPr>
          <w:fldChar w:fldCharType="separate"/>
        </w:r>
        <w:r w:rsidR="003376A8">
          <w:rPr>
            <w:noProof/>
            <w:webHidden/>
          </w:rPr>
          <w:t>51</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0" w:history="1">
        <w:r w:rsidR="009050CB" w:rsidRPr="00351BC3">
          <w:rPr>
            <w:rStyle w:val="Hyperlink"/>
            <w:noProof/>
          </w:rPr>
          <w:t>17.7.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7º período</w:t>
        </w:r>
        <w:r w:rsidR="009050CB">
          <w:rPr>
            <w:noProof/>
            <w:webHidden/>
          </w:rPr>
          <w:tab/>
        </w:r>
        <w:r w:rsidR="009050CB">
          <w:rPr>
            <w:noProof/>
            <w:webHidden/>
          </w:rPr>
          <w:fldChar w:fldCharType="begin"/>
        </w:r>
        <w:r w:rsidR="009050CB">
          <w:rPr>
            <w:noProof/>
            <w:webHidden/>
          </w:rPr>
          <w:instrText xml:space="preserve"> PAGEREF _Toc391299550 \h </w:instrText>
        </w:r>
        <w:r w:rsidR="009050CB">
          <w:rPr>
            <w:noProof/>
            <w:webHidden/>
          </w:rPr>
        </w:r>
        <w:r w:rsidR="009050CB">
          <w:rPr>
            <w:noProof/>
            <w:webHidden/>
          </w:rPr>
          <w:fldChar w:fldCharType="separate"/>
        </w:r>
        <w:r w:rsidR="003376A8">
          <w:rPr>
            <w:noProof/>
            <w:webHidden/>
          </w:rPr>
          <w:t>54</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1" w:history="1">
        <w:r w:rsidR="009050CB" w:rsidRPr="00351BC3">
          <w:rPr>
            <w:rStyle w:val="Hyperlink"/>
            <w:noProof/>
          </w:rPr>
          <w:t>17.8.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o 8º período</w:t>
        </w:r>
        <w:r w:rsidR="009050CB">
          <w:rPr>
            <w:noProof/>
            <w:webHidden/>
          </w:rPr>
          <w:tab/>
        </w:r>
        <w:r w:rsidR="009050CB">
          <w:rPr>
            <w:noProof/>
            <w:webHidden/>
          </w:rPr>
          <w:fldChar w:fldCharType="begin"/>
        </w:r>
        <w:r w:rsidR="009050CB">
          <w:rPr>
            <w:noProof/>
            <w:webHidden/>
          </w:rPr>
          <w:instrText xml:space="preserve"> PAGEREF _Toc391299551 \h </w:instrText>
        </w:r>
        <w:r w:rsidR="009050CB">
          <w:rPr>
            <w:noProof/>
            <w:webHidden/>
          </w:rPr>
        </w:r>
        <w:r w:rsidR="009050CB">
          <w:rPr>
            <w:noProof/>
            <w:webHidden/>
          </w:rPr>
          <w:fldChar w:fldCharType="separate"/>
        </w:r>
        <w:r w:rsidR="003376A8">
          <w:rPr>
            <w:noProof/>
            <w:webHidden/>
          </w:rPr>
          <w:t>58</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2" w:history="1">
        <w:r w:rsidR="009050CB" w:rsidRPr="00351BC3">
          <w:rPr>
            <w:rStyle w:val="Hyperlink"/>
            <w:noProof/>
          </w:rPr>
          <w:t>17.9.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Estágio Curricular</w:t>
        </w:r>
        <w:r w:rsidR="009050CB">
          <w:rPr>
            <w:noProof/>
            <w:webHidden/>
          </w:rPr>
          <w:tab/>
        </w:r>
        <w:r w:rsidR="009050CB">
          <w:rPr>
            <w:noProof/>
            <w:webHidden/>
          </w:rPr>
          <w:fldChar w:fldCharType="begin"/>
        </w:r>
        <w:r w:rsidR="009050CB">
          <w:rPr>
            <w:noProof/>
            <w:webHidden/>
          </w:rPr>
          <w:instrText xml:space="preserve"> PAGEREF _Toc391299552 \h </w:instrText>
        </w:r>
        <w:r w:rsidR="009050CB">
          <w:rPr>
            <w:noProof/>
            <w:webHidden/>
          </w:rPr>
        </w:r>
        <w:r w:rsidR="009050CB">
          <w:rPr>
            <w:noProof/>
            <w:webHidden/>
          </w:rPr>
          <w:fldChar w:fldCharType="separate"/>
        </w:r>
        <w:r w:rsidR="003376A8">
          <w:rPr>
            <w:noProof/>
            <w:webHidden/>
          </w:rPr>
          <w:t>60</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3" w:history="1">
        <w:r w:rsidR="009050CB" w:rsidRPr="00351BC3">
          <w:rPr>
            <w:rStyle w:val="Hyperlink"/>
            <w:noProof/>
          </w:rPr>
          <w:t>17.10.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Ementário para Atividades Acadêmico-científico-culturais</w:t>
        </w:r>
        <w:r w:rsidR="009050CB">
          <w:rPr>
            <w:noProof/>
            <w:webHidden/>
          </w:rPr>
          <w:tab/>
        </w:r>
        <w:r w:rsidR="009050CB">
          <w:rPr>
            <w:noProof/>
            <w:webHidden/>
          </w:rPr>
          <w:fldChar w:fldCharType="begin"/>
        </w:r>
        <w:r w:rsidR="009050CB">
          <w:rPr>
            <w:noProof/>
            <w:webHidden/>
          </w:rPr>
          <w:instrText xml:space="preserve"> PAGEREF _Toc391299553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54" w:history="1">
        <w:r w:rsidR="009050CB" w:rsidRPr="00351BC3">
          <w:rPr>
            <w:rStyle w:val="Hyperlink"/>
            <w:noProof/>
          </w:rPr>
          <w:t>18.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Sistema de Avaliação do Ensino Aprendizagem</w:t>
        </w:r>
        <w:r w:rsidR="009050CB">
          <w:rPr>
            <w:noProof/>
            <w:webHidden/>
          </w:rPr>
          <w:tab/>
        </w:r>
        <w:r w:rsidR="009050CB">
          <w:rPr>
            <w:noProof/>
            <w:webHidden/>
          </w:rPr>
          <w:fldChar w:fldCharType="begin"/>
        </w:r>
        <w:r w:rsidR="009050CB">
          <w:rPr>
            <w:noProof/>
            <w:webHidden/>
          </w:rPr>
          <w:instrText xml:space="preserve"> PAGEREF _Toc391299554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5" w:history="1">
        <w:r w:rsidR="009050CB" w:rsidRPr="00351BC3">
          <w:rPr>
            <w:rStyle w:val="Hyperlink"/>
            <w:noProof/>
          </w:rPr>
          <w:t>18.1.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Avaliação do Ensino</w:t>
        </w:r>
        <w:r w:rsidR="009050CB">
          <w:rPr>
            <w:noProof/>
            <w:webHidden/>
          </w:rPr>
          <w:tab/>
        </w:r>
        <w:r w:rsidR="009050CB">
          <w:rPr>
            <w:noProof/>
            <w:webHidden/>
          </w:rPr>
          <w:fldChar w:fldCharType="begin"/>
        </w:r>
        <w:r w:rsidR="009050CB">
          <w:rPr>
            <w:noProof/>
            <w:webHidden/>
          </w:rPr>
          <w:instrText xml:space="preserve"> PAGEREF _Toc391299555 \h </w:instrText>
        </w:r>
        <w:r w:rsidR="009050CB">
          <w:rPr>
            <w:noProof/>
            <w:webHidden/>
          </w:rPr>
        </w:r>
        <w:r w:rsidR="009050CB">
          <w:rPr>
            <w:noProof/>
            <w:webHidden/>
          </w:rPr>
          <w:fldChar w:fldCharType="separate"/>
        </w:r>
        <w:r w:rsidR="003376A8">
          <w:rPr>
            <w:noProof/>
            <w:webHidden/>
          </w:rPr>
          <w:t>61</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6" w:history="1">
        <w:r w:rsidR="009050CB" w:rsidRPr="00351BC3">
          <w:rPr>
            <w:rStyle w:val="Hyperlink"/>
            <w:noProof/>
          </w:rPr>
          <w:t>18.2.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Avaliação do Projeto</w:t>
        </w:r>
        <w:r w:rsidR="009050CB">
          <w:rPr>
            <w:noProof/>
            <w:webHidden/>
          </w:rPr>
          <w:tab/>
        </w:r>
        <w:r w:rsidR="009050CB">
          <w:rPr>
            <w:noProof/>
            <w:webHidden/>
          </w:rPr>
          <w:fldChar w:fldCharType="begin"/>
        </w:r>
        <w:r w:rsidR="009050CB">
          <w:rPr>
            <w:noProof/>
            <w:webHidden/>
          </w:rPr>
          <w:instrText xml:space="preserve"> PAGEREF _Toc391299556 \h </w:instrText>
        </w:r>
        <w:r w:rsidR="009050CB">
          <w:rPr>
            <w:noProof/>
            <w:webHidden/>
          </w:rPr>
        </w:r>
        <w:r w:rsidR="009050CB">
          <w:rPr>
            <w:noProof/>
            <w:webHidden/>
          </w:rPr>
          <w:fldChar w:fldCharType="separate"/>
        </w:r>
        <w:r w:rsidR="003376A8">
          <w:rPr>
            <w:noProof/>
            <w:webHidden/>
          </w:rPr>
          <w:t>64</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7" w:history="1">
        <w:r w:rsidR="009050CB" w:rsidRPr="00351BC3">
          <w:rPr>
            <w:rStyle w:val="Hyperlink"/>
            <w:noProof/>
          </w:rPr>
          <w:t>18.3.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Princípios norteadores do Projeto Pedagógico</w:t>
        </w:r>
        <w:r w:rsidR="009050CB">
          <w:rPr>
            <w:noProof/>
            <w:webHidden/>
          </w:rPr>
          <w:tab/>
        </w:r>
        <w:r w:rsidR="009050CB">
          <w:rPr>
            <w:noProof/>
            <w:webHidden/>
          </w:rPr>
          <w:fldChar w:fldCharType="begin"/>
        </w:r>
        <w:r w:rsidR="009050CB">
          <w:rPr>
            <w:noProof/>
            <w:webHidden/>
          </w:rPr>
          <w:instrText xml:space="preserve"> PAGEREF _Toc391299557 \h </w:instrText>
        </w:r>
        <w:r w:rsidR="009050CB">
          <w:rPr>
            <w:noProof/>
            <w:webHidden/>
          </w:rPr>
        </w:r>
        <w:r w:rsidR="009050CB">
          <w:rPr>
            <w:noProof/>
            <w:webHidden/>
          </w:rPr>
          <w:fldChar w:fldCharType="separate"/>
        </w:r>
        <w:r w:rsidR="003376A8">
          <w:rPr>
            <w:noProof/>
            <w:webHidden/>
          </w:rPr>
          <w:t>65</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58" w:history="1">
        <w:r w:rsidR="009050CB" w:rsidRPr="00351BC3">
          <w:rPr>
            <w:rStyle w:val="Hyperlink"/>
            <w:noProof/>
          </w:rPr>
          <w:t>19.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Infra Estrutura</w:t>
        </w:r>
        <w:r w:rsidR="009050CB">
          <w:rPr>
            <w:noProof/>
            <w:webHidden/>
          </w:rPr>
          <w:tab/>
        </w:r>
        <w:r w:rsidR="009050CB">
          <w:rPr>
            <w:noProof/>
            <w:webHidden/>
          </w:rPr>
          <w:fldChar w:fldCharType="begin"/>
        </w:r>
        <w:r w:rsidR="009050CB">
          <w:rPr>
            <w:noProof/>
            <w:webHidden/>
          </w:rPr>
          <w:instrText xml:space="preserve"> PAGEREF _Toc391299558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59" w:history="1">
        <w:r w:rsidR="009050CB" w:rsidRPr="00351BC3">
          <w:rPr>
            <w:rStyle w:val="Hyperlink"/>
            <w:noProof/>
          </w:rPr>
          <w:t>19.1.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Infraestrutura Física</w:t>
        </w:r>
        <w:r w:rsidR="009050CB">
          <w:rPr>
            <w:noProof/>
            <w:webHidden/>
          </w:rPr>
          <w:tab/>
        </w:r>
        <w:r w:rsidR="009050CB">
          <w:rPr>
            <w:noProof/>
            <w:webHidden/>
          </w:rPr>
          <w:fldChar w:fldCharType="begin"/>
        </w:r>
        <w:r w:rsidR="009050CB">
          <w:rPr>
            <w:noProof/>
            <w:webHidden/>
          </w:rPr>
          <w:instrText xml:space="preserve"> PAGEREF _Toc391299559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0" w:history="1">
        <w:r w:rsidR="009050CB" w:rsidRPr="00351BC3">
          <w:rPr>
            <w:rStyle w:val="Hyperlink"/>
            <w:noProof/>
          </w:rPr>
          <w:t>19.2.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Laboratórios</w:t>
        </w:r>
        <w:r w:rsidR="009050CB">
          <w:rPr>
            <w:noProof/>
            <w:webHidden/>
          </w:rPr>
          <w:tab/>
        </w:r>
        <w:r w:rsidR="009050CB">
          <w:rPr>
            <w:noProof/>
            <w:webHidden/>
          </w:rPr>
          <w:fldChar w:fldCharType="begin"/>
        </w:r>
        <w:r w:rsidR="009050CB">
          <w:rPr>
            <w:noProof/>
            <w:webHidden/>
          </w:rPr>
          <w:instrText xml:space="preserve"> PAGEREF _Toc391299560 \h </w:instrText>
        </w:r>
        <w:r w:rsidR="009050CB">
          <w:rPr>
            <w:noProof/>
            <w:webHidden/>
          </w:rPr>
        </w:r>
        <w:r w:rsidR="009050CB">
          <w:rPr>
            <w:noProof/>
            <w:webHidden/>
          </w:rPr>
          <w:fldChar w:fldCharType="separate"/>
        </w:r>
        <w:r w:rsidR="003376A8">
          <w:rPr>
            <w:noProof/>
            <w:webHidden/>
          </w:rPr>
          <w:t>66</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1" w:history="1">
        <w:r w:rsidR="009050CB" w:rsidRPr="00351BC3">
          <w:rPr>
            <w:rStyle w:val="Hyperlink"/>
            <w:noProof/>
          </w:rPr>
          <w:t>19.3.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Informatização</w:t>
        </w:r>
        <w:r w:rsidR="009050CB">
          <w:rPr>
            <w:noProof/>
            <w:webHidden/>
          </w:rPr>
          <w:tab/>
        </w:r>
        <w:r w:rsidR="009050CB">
          <w:rPr>
            <w:noProof/>
            <w:webHidden/>
          </w:rPr>
          <w:fldChar w:fldCharType="begin"/>
        </w:r>
        <w:r w:rsidR="009050CB">
          <w:rPr>
            <w:noProof/>
            <w:webHidden/>
          </w:rPr>
          <w:instrText xml:space="preserve"> PAGEREF _Toc391299561 \h </w:instrText>
        </w:r>
        <w:r w:rsidR="009050CB">
          <w:rPr>
            <w:noProof/>
            <w:webHidden/>
          </w:rPr>
        </w:r>
        <w:r w:rsidR="009050CB">
          <w:rPr>
            <w:noProof/>
            <w:webHidden/>
          </w:rPr>
          <w:fldChar w:fldCharType="separate"/>
        </w:r>
        <w:r w:rsidR="003376A8">
          <w:rPr>
            <w:noProof/>
            <w:webHidden/>
          </w:rPr>
          <w:t>67</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2" w:history="1">
        <w:r w:rsidR="009050CB" w:rsidRPr="00351BC3">
          <w:rPr>
            <w:rStyle w:val="Hyperlink"/>
            <w:noProof/>
          </w:rPr>
          <w:t>20.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Apoio ao plano funcionamento do curso</w:t>
        </w:r>
        <w:r w:rsidR="009050CB">
          <w:rPr>
            <w:noProof/>
            <w:webHidden/>
          </w:rPr>
          <w:tab/>
        </w:r>
        <w:r w:rsidR="009050CB">
          <w:rPr>
            <w:noProof/>
            <w:webHidden/>
          </w:rPr>
          <w:fldChar w:fldCharType="begin"/>
        </w:r>
        <w:r w:rsidR="009050CB">
          <w:rPr>
            <w:noProof/>
            <w:webHidden/>
          </w:rPr>
          <w:instrText xml:space="preserve"> PAGEREF _Toc391299562 \h </w:instrText>
        </w:r>
        <w:r w:rsidR="009050CB">
          <w:rPr>
            <w:noProof/>
            <w:webHidden/>
          </w:rPr>
        </w:r>
        <w:r w:rsidR="009050CB">
          <w:rPr>
            <w:noProof/>
            <w:webHidden/>
          </w:rPr>
          <w:fldChar w:fldCharType="separate"/>
        </w:r>
        <w:r w:rsidR="003376A8">
          <w:rPr>
            <w:noProof/>
            <w:webHidden/>
          </w:rPr>
          <w:t>68</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3" w:history="1">
        <w:r w:rsidR="009050CB" w:rsidRPr="00351BC3">
          <w:rPr>
            <w:rStyle w:val="Hyperlink"/>
            <w:noProof/>
          </w:rPr>
          <w:t>20.1.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Biblioteca</w:t>
        </w:r>
        <w:r w:rsidR="009050CB">
          <w:rPr>
            <w:noProof/>
            <w:webHidden/>
          </w:rPr>
          <w:tab/>
        </w:r>
        <w:r w:rsidR="009050CB">
          <w:rPr>
            <w:noProof/>
            <w:webHidden/>
          </w:rPr>
          <w:fldChar w:fldCharType="begin"/>
        </w:r>
        <w:r w:rsidR="009050CB">
          <w:rPr>
            <w:noProof/>
            <w:webHidden/>
          </w:rPr>
          <w:instrText xml:space="preserve"> PAGEREF _Toc391299563 \h </w:instrText>
        </w:r>
        <w:r w:rsidR="009050CB">
          <w:rPr>
            <w:noProof/>
            <w:webHidden/>
          </w:rPr>
        </w:r>
        <w:r w:rsidR="009050CB">
          <w:rPr>
            <w:noProof/>
            <w:webHidden/>
          </w:rPr>
          <w:fldChar w:fldCharType="separate"/>
        </w:r>
        <w:r w:rsidR="003376A8">
          <w:rPr>
            <w:noProof/>
            <w:webHidden/>
          </w:rPr>
          <w:t>68</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4" w:history="1">
        <w:r w:rsidR="009050CB" w:rsidRPr="00351BC3">
          <w:rPr>
            <w:rStyle w:val="Hyperlink"/>
            <w:noProof/>
          </w:rPr>
          <w:t>20.2.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Almoxarifado</w:t>
        </w:r>
        <w:r w:rsidR="009050CB">
          <w:rPr>
            <w:noProof/>
            <w:webHidden/>
          </w:rPr>
          <w:tab/>
        </w:r>
        <w:r w:rsidR="009050CB">
          <w:rPr>
            <w:noProof/>
            <w:webHidden/>
          </w:rPr>
          <w:fldChar w:fldCharType="begin"/>
        </w:r>
        <w:r w:rsidR="009050CB">
          <w:rPr>
            <w:noProof/>
            <w:webHidden/>
          </w:rPr>
          <w:instrText xml:space="preserve"> PAGEREF _Toc391299564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5" w:history="1">
        <w:r w:rsidR="009050CB" w:rsidRPr="00351BC3">
          <w:rPr>
            <w:rStyle w:val="Hyperlink"/>
            <w:noProof/>
          </w:rPr>
          <w:t>20.3.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Cantina</w:t>
        </w:r>
        <w:r w:rsidR="009050CB">
          <w:rPr>
            <w:noProof/>
            <w:webHidden/>
          </w:rPr>
          <w:tab/>
        </w:r>
        <w:r w:rsidR="009050CB">
          <w:rPr>
            <w:noProof/>
            <w:webHidden/>
          </w:rPr>
          <w:fldChar w:fldCharType="begin"/>
        </w:r>
        <w:r w:rsidR="009050CB">
          <w:rPr>
            <w:noProof/>
            <w:webHidden/>
          </w:rPr>
          <w:instrText xml:space="preserve"> PAGEREF _Toc391299565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6" w:history="1">
        <w:r w:rsidR="009050CB" w:rsidRPr="00351BC3">
          <w:rPr>
            <w:rStyle w:val="Hyperlink"/>
            <w:noProof/>
          </w:rPr>
          <w:t>20.4.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Ginásio Poliesportivo</w:t>
        </w:r>
        <w:r w:rsidR="009050CB">
          <w:rPr>
            <w:noProof/>
            <w:webHidden/>
          </w:rPr>
          <w:tab/>
        </w:r>
        <w:r w:rsidR="009050CB">
          <w:rPr>
            <w:noProof/>
            <w:webHidden/>
          </w:rPr>
          <w:fldChar w:fldCharType="begin"/>
        </w:r>
        <w:r w:rsidR="009050CB">
          <w:rPr>
            <w:noProof/>
            <w:webHidden/>
          </w:rPr>
          <w:instrText xml:space="preserve"> PAGEREF _Toc391299566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B42D86">
      <w:pPr>
        <w:pStyle w:val="Sumrio1"/>
        <w:tabs>
          <w:tab w:val="left" w:pos="880"/>
          <w:tab w:val="right" w:leader="dot" w:pos="9061"/>
        </w:tabs>
        <w:rPr>
          <w:rFonts w:ascii="Calibri" w:eastAsia="Times New Roman" w:hAnsi="Calibri" w:cs="Times New Roman"/>
          <w:noProof/>
          <w:kern w:val="0"/>
          <w:sz w:val="22"/>
          <w:szCs w:val="22"/>
          <w:lang w:val="pt-BR" w:eastAsia="pt-BR" w:bidi="ar-SA"/>
        </w:rPr>
      </w:pPr>
      <w:hyperlink w:anchor="_Toc391299567" w:history="1">
        <w:r w:rsidR="009050CB" w:rsidRPr="00351BC3">
          <w:rPr>
            <w:rStyle w:val="Hyperlink"/>
            <w:noProof/>
          </w:rPr>
          <w:t>20.5.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Auditório</w:t>
        </w:r>
        <w:r w:rsidR="009050CB">
          <w:rPr>
            <w:noProof/>
            <w:webHidden/>
          </w:rPr>
          <w:tab/>
        </w:r>
        <w:r w:rsidR="009050CB">
          <w:rPr>
            <w:noProof/>
            <w:webHidden/>
          </w:rPr>
          <w:fldChar w:fldCharType="begin"/>
        </w:r>
        <w:r w:rsidR="009050CB">
          <w:rPr>
            <w:noProof/>
            <w:webHidden/>
          </w:rPr>
          <w:instrText xml:space="preserve"> PAGEREF _Toc391299567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8" w:history="1">
        <w:r w:rsidR="009050CB" w:rsidRPr="00351BC3">
          <w:rPr>
            <w:rStyle w:val="Hyperlink"/>
            <w:noProof/>
          </w:rPr>
          <w:t>21.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Política de Atendimento a Portadores de Necessidades Especiais</w:t>
        </w:r>
        <w:r w:rsidR="009050CB">
          <w:rPr>
            <w:noProof/>
            <w:webHidden/>
          </w:rPr>
          <w:tab/>
        </w:r>
        <w:r w:rsidR="009050CB">
          <w:rPr>
            <w:noProof/>
            <w:webHidden/>
          </w:rPr>
          <w:fldChar w:fldCharType="begin"/>
        </w:r>
        <w:r w:rsidR="009050CB">
          <w:rPr>
            <w:noProof/>
            <w:webHidden/>
          </w:rPr>
          <w:instrText xml:space="preserve"> PAGEREF _Toc391299568 \h </w:instrText>
        </w:r>
        <w:r w:rsidR="009050CB">
          <w:rPr>
            <w:noProof/>
            <w:webHidden/>
          </w:rPr>
        </w:r>
        <w:r w:rsidR="009050CB">
          <w:rPr>
            <w:noProof/>
            <w:webHidden/>
          </w:rPr>
          <w:fldChar w:fldCharType="separate"/>
        </w:r>
        <w:r w:rsidR="003376A8">
          <w:rPr>
            <w:noProof/>
            <w:webHidden/>
          </w:rPr>
          <w:t>69</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69" w:history="1">
        <w:r w:rsidR="009050CB" w:rsidRPr="00351BC3">
          <w:rPr>
            <w:rStyle w:val="Hyperlink"/>
            <w:noProof/>
          </w:rPr>
          <w:t>22.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Corpo Docente</w:t>
        </w:r>
        <w:r w:rsidR="009050CB">
          <w:rPr>
            <w:noProof/>
            <w:webHidden/>
          </w:rPr>
          <w:tab/>
        </w:r>
        <w:r w:rsidR="009050CB">
          <w:rPr>
            <w:noProof/>
            <w:webHidden/>
          </w:rPr>
          <w:fldChar w:fldCharType="begin"/>
        </w:r>
        <w:r w:rsidR="009050CB">
          <w:rPr>
            <w:noProof/>
            <w:webHidden/>
          </w:rPr>
          <w:instrText xml:space="preserve"> PAGEREF _Toc391299569 \h </w:instrText>
        </w:r>
        <w:r w:rsidR="009050CB">
          <w:rPr>
            <w:noProof/>
            <w:webHidden/>
          </w:rPr>
        </w:r>
        <w:r w:rsidR="009050CB">
          <w:rPr>
            <w:noProof/>
            <w:webHidden/>
          </w:rPr>
          <w:fldChar w:fldCharType="separate"/>
        </w:r>
        <w:r w:rsidR="003376A8">
          <w:rPr>
            <w:noProof/>
            <w:webHidden/>
          </w:rPr>
          <w:t>70</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0" w:history="1">
        <w:r w:rsidR="009050CB" w:rsidRPr="00351BC3">
          <w:rPr>
            <w:rStyle w:val="Hyperlink"/>
            <w:noProof/>
          </w:rPr>
          <w:t>23.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Equipe Técnica Administrativa</w:t>
        </w:r>
        <w:r w:rsidR="009050CB">
          <w:rPr>
            <w:noProof/>
            <w:webHidden/>
          </w:rPr>
          <w:tab/>
        </w:r>
        <w:r w:rsidR="009050CB">
          <w:rPr>
            <w:noProof/>
            <w:webHidden/>
          </w:rPr>
          <w:fldChar w:fldCharType="begin"/>
        </w:r>
        <w:r w:rsidR="009050CB">
          <w:rPr>
            <w:noProof/>
            <w:webHidden/>
          </w:rPr>
          <w:instrText xml:space="preserve"> PAGEREF _Toc391299570 \h </w:instrText>
        </w:r>
        <w:r w:rsidR="009050CB">
          <w:rPr>
            <w:noProof/>
            <w:webHidden/>
          </w:rPr>
        </w:r>
        <w:r w:rsidR="009050CB">
          <w:rPr>
            <w:noProof/>
            <w:webHidden/>
          </w:rPr>
          <w:fldChar w:fldCharType="separate"/>
        </w:r>
        <w:r w:rsidR="003376A8">
          <w:rPr>
            <w:noProof/>
            <w:webHidden/>
          </w:rPr>
          <w:t>71</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1" w:history="1">
        <w:r w:rsidR="009050CB" w:rsidRPr="00351BC3">
          <w:rPr>
            <w:rStyle w:val="Hyperlink"/>
            <w:noProof/>
          </w:rPr>
          <w:t>24.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Núcleo Docente Estruturante</w:t>
        </w:r>
        <w:r w:rsidR="009050CB">
          <w:rPr>
            <w:noProof/>
            <w:webHidden/>
          </w:rPr>
          <w:tab/>
        </w:r>
        <w:r w:rsidR="009050CB">
          <w:rPr>
            <w:noProof/>
            <w:webHidden/>
          </w:rPr>
          <w:fldChar w:fldCharType="begin"/>
        </w:r>
        <w:r w:rsidR="009050CB">
          <w:rPr>
            <w:noProof/>
            <w:webHidden/>
          </w:rPr>
          <w:instrText xml:space="preserve"> PAGEREF _Toc391299571 \h </w:instrText>
        </w:r>
        <w:r w:rsidR="009050CB">
          <w:rPr>
            <w:noProof/>
            <w:webHidden/>
          </w:rPr>
        </w:r>
        <w:r w:rsidR="009050CB">
          <w:rPr>
            <w:noProof/>
            <w:webHidden/>
          </w:rPr>
          <w:fldChar w:fldCharType="separate"/>
        </w:r>
        <w:r w:rsidR="003376A8">
          <w:rPr>
            <w:noProof/>
            <w:webHidden/>
          </w:rPr>
          <w:t>72</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2" w:history="1">
        <w:r w:rsidR="009050CB" w:rsidRPr="00351BC3">
          <w:rPr>
            <w:rStyle w:val="Hyperlink"/>
            <w:noProof/>
          </w:rPr>
          <w:t>25.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Colegiado de Curso</w:t>
        </w:r>
        <w:r w:rsidR="009050CB">
          <w:rPr>
            <w:noProof/>
            <w:webHidden/>
          </w:rPr>
          <w:tab/>
        </w:r>
        <w:r w:rsidR="009050CB">
          <w:rPr>
            <w:noProof/>
            <w:webHidden/>
          </w:rPr>
          <w:fldChar w:fldCharType="begin"/>
        </w:r>
        <w:r w:rsidR="009050CB">
          <w:rPr>
            <w:noProof/>
            <w:webHidden/>
          </w:rPr>
          <w:instrText xml:space="preserve"> PAGEREF _Toc391299572 \h </w:instrText>
        </w:r>
        <w:r w:rsidR="009050CB">
          <w:rPr>
            <w:noProof/>
            <w:webHidden/>
          </w:rPr>
        </w:r>
        <w:r w:rsidR="009050CB">
          <w:rPr>
            <w:noProof/>
            <w:webHidden/>
          </w:rPr>
          <w:fldChar w:fldCharType="separate"/>
        </w:r>
        <w:r w:rsidR="003376A8">
          <w:rPr>
            <w:noProof/>
            <w:webHidden/>
          </w:rPr>
          <w:t>73</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3" w:history="1">
        <w:r w:rsidR="009050CB" w:rsidRPr="00351BC3">
          <w:rPr>
            <w:rStyle w:val="Hyperlink"/>
            <w:noProof/>
          </w:rPr>
          <w:t>26.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Recursos Humanos Envolvidos no Projeto Pedagógico</w:t>
        </w:r>
        <w:r w:rsidR="009050CB">
          <w:rPr>
            <w:noProof/>
            <w:webHidden/>
          </w:rPr>
          <w:tab/>
        </w:r>
        <w:r w:rsidR="009050CB">
          <w:rPr>
            <w:noProof/>
            <w:webHidden/>
          </w:rPr>
          <w:fldChar w:fldCharType="begin"/>
        </w:r>
        <w:r w:rsidR="009050CB">
          <w:rPr>
            <w:noProof/>
            <w:webHidden/>
          </w:rPr>
          <w:instrText xml:space="preserve"> PAGEREF _Toc391299573 \h </w:instrText>
        </w:r>
        <w:r w:rsidR="009050CB">
          <w:rPr>
            <w:noProof/>
            <w:webHidden/>
          </w:rPr>
        </w:r>
        <w:r w:rsidR="009050CB">
          <w:rPr>
            <w:noProof/>
            <w:webHidden/>
          </w:rPr>
          <w:fldChar w:fldCharType="separate"/>
        </w:r>
        <w:r w:rsidR="003376A8">
          <w:rPr>
            <w:noProof/>
            <w:webHidden/>
          </w:rPr>
          <w:t>74</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4" w:history="1">
        <w:r w:rsidR="009050CB" w:rsidRPr="00351BC3">
          <w:rPr>
            <w:rStyle w:val="Hyperlink"/>
            <w:noProof/>
          </w:rPr>
          <w:t>27.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Sistema de Curso e Regime de Matrícula</w:t>
        </w:r>
        <w:r w:rsidR="009050CB">
          <w:rPr>
            <w:noProof/>
            <w:webHidden/>
          </w:rPr>
          <w:tab/>
        </w:r>
        <w:r w:rsidR="009050CB">
          <w:rPr>
            <w:noProof/>
            <w:webHidden/>
          </w:rPr>
          <w:fldChar w:fldCharType="begin"/>
        </w:r>
        <w:r w:rsidR="009050CB">
          <w:rPr>
            <w:noProof/>
            <w:webHidden/>
          </w:rPr>
          <w:instrText xml:space="preserve"> PAGEREF _Toc391299574 \h </w:instrText>
        </w:r>
        <w:r w:rsidR="009050CB">
          <w:rPr>
            <w:noProof/>
            <w:webHidden/>
          </w:rPr>
        </w:r>
        <w:r w:rsidR="009050CB">
          <w:rPr>
            <w:noProof/>
            <w:webHidden/>
          </w:rPr>
          <w:fldChar w:fldCharType="separate"/>
        </w:r>
        <w:r w:rsidR="003376A8">
          <w:rPr>
            <w:noProof/>
            <w:webHidden/>
          </w:rPr>
          <w:t>74</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5" w:history="1">
        <w:r w:rsidR="009050CB" w:rsidRPr="00351BC3">
          <w:rPr>
            <w:rStyle w:val="Hyperlink"/>
            <w:noProof/>
          </w:rPr>
          <w:t>28.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Condições de Oferta, dos Turnos e Turmas</w:t>
        </w:r>
        <w:r w:rsidR="009050CB">
          <w:rPr>
            <w:noProof/>
            <w:webHidden/>
          </w:rPr>
          <w:tab/>
        </w:r>
        <w:r w:rsidR="009050CB">
          <w:rPr>
            <w:noProof/>
            <w:webHidden/>
          </w:rPr>
          <w:fldChar w:fldCharType="begin"/>
        </w:r>
        <w:r w:rsidR="009050CB">
          <w:rPr>
            <w:noProof/>
            <w:webHidden/>
          </w:rPr>
          <w:instrText xml:space="preserve"> PAGEREF _Toc391299575 \h </w:instrText>
        </w:r>
        <w:r w:rsidR="009050CB">
          <w:rPr>
            <w:noProof/>
            <w:webHidden/>
          </w:rPr>
        </w:r>
        <w:r w:rsidR="009050CB">
          <w:rPr>
            <w:noProof/>
            <w:webHidden/>
          </w:rPr>
          <w:fldChar w:fldCharType="separate"/>
        </w:r>
        <w:r w:rsidR="003376A8">
          <w:rPr>
            <w:noProof/>
            <w:webHidden/>
          </w:rPr>
          <w:t>75</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6" w:history="1">
        <w:r w:rsidR="009050CB" w:rsidRPr="00351BC3">
          <w:rPr>
            <w:rStyle w:val="Hyperlink"/>
            <w:rFonts w:eastAsia="Times New Roman"/>
            <w:noProof/>
          </w:rPr>
          <w:t>29.</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Aproveitamento de Disciplinas</w:t>
        </w:r>
        <w:r w:rsidR="009050CB">
          <w:rPr>
            <w:noProof/>
            <w:webHidden/>
          </w:rPr>
          <w:tab/>
        </w:r>
        <w:r w:rsidR="009050CB">
          <w:rPr>
            <w:noProof/>
            <w:webHidden/>
          </w:rPr>
          <w:fldChar w:fldCharType="begin"/>
        </w:r>
        <w:r w:rsidR="009050CB">
          <w:rPr>
            <w:noProof/>
            <w:webHidden/>
          </w:rPr>
          <w:instrText xml:space="preserve"> PAGEREF _Toc391299576 \h </w:instrText>
        </w:r>
        <w:r w:rsidR="009050CB">
          <w:rPr>
            <w:noProof/>
            <w:webHidden/>
          </w:rPr>
        </w:r>
        <w:r w:rsidR="009050CB">
          <w:rPr>
            <w:noProof/>
            <w:webHidden/>
          </w:rPr>
          <w:fldChar w:fldCharType="separate"/>
        </w:r>
        <w:r w:rsidR="003376A8">
          <w:rPr>
            <w:noProof/>
            <w:webHidden/>
          </w:rPr>
          <w:t>76</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7" w:history="1">
        <w:r w:rsidR="009050CB" w:rsidRPr="00351BC3">
          <w:rPr>
            <w:rStyle w:val="Hyperlink"/>
            <w:noProof/>
          </w:rPr>
          <w:t>30.</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Mobilidade Estudantil Nacional e Internacional</w:t>
        </w:r>
        <w:r w:rsidR="009050CB">
          <w:rPr>
            <w:noProof/>
            <w:webHidden/>
          </w:rPr>
          <w:tab/>
        </w:r>
        <w:r w:rsidR="009050CB">
          <w:rPr>
            <w:noProof/>
            <w:webHidden/>
          </w:rPr>
          <w:fldChar w:fldCharType="begin"/>
        </w:r>
        <w:r w:rsidR="009050CB">
          <w:rPr>
            <w:noProof/>
            <w:webHidden/>
          </w:rPr>
          <w:instrText xml:space="preserve"> PAGEREF _Toc391299577 \h </w:instrText>
        </w:r>
        <w:r w:rsidR="009050CB">
          <w:rPr>
            <w:noProof/>
            <w:webHidden/>
          </w:rPr>
        </w:r>
        <w:r w:rsidR="009050CB">
          <w:rPr>
            <w:noProof/>
            <w:webHidden/>
          </w:rPr>
          <w:fldChar w:fldCharType="separate"/>
        </w:r>
        <w:r w:rsidR="003376A8">
          <w:rPr>
            <w:noProof/>
            <w:webHidden/>
          </w:rPr>
          <w:t>77</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8" w:history="1">
        <w:r w:rsidR="009050CB" w:rsidRPr="00351BC3">
          <w:rPr>
            <w:rStyle w:val="Hyperlink"/>
            <w:noProof/>
          </w:rPr>
          <w:t>31.</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Atividades Complementares (Pesquisa e Extensão)</w:t>
        </w:r>
        <w:r w:rsidR="009050CB">
          <w:rPr>
            <w:noProof/>
            <w:webHidden/>
          </w:rPr>
          <w:tab/>
        </w:r>
        <w:r w:rsidR="009050CB">
          <w:rPr>
            <w:noProof/>
            <w:webHidden/>
          </w:rPr>
          <w:fldChar w:fldCharType="begin"/>
        </w:r>
        <w:r w:rsidR="009050CB">
          <w:rPr>
            <w:noProof/>
            <w:webHidden/>
          </w:rPr>
          <w:instrText xml:space="preserve"> PAGEREF _Toc391299578 \h </w:instrText>
        </w:r>
        <w:r w:rsidR="009050CB">
          <w:rPr>
            <w:noProof/>
            <w:webHidden/>
          </w:rPr>
        </w:r>
        <w:r w:rsidR="009050CB">
          <w:rPr>
            <w:noProof/>
            <w:webHidden/>
          </w:rPr>
          <w:fldChar w:fldCharType="separate"/>
        </w:r>
        <w:r w:rsidR="003376A8">
          <w:rPr>
            <w:noProof/>
            <w:webHidden/>
          </w:rPr>
          <w:t>77</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79" w:history="1">
        <w:r w:rsidR="009050CB" w:rsidRPr="00351BC3">
          <w:rPr>
            <w:rStyle w:val="Hyperlink"/>
            <w:noProof/>
          </w:rPr>
          <w:t>32.</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Cronograma de Implantação do Projeto Político Pedagógico</w:t>
        </w:r>
        <w:r w:rsidR="009050CB">
          <w:rPr>
            <w:noProof/>
            <w:webHidden/>
          </w:rPr>
          <w:tab/>
        </w:r>
        <w:r w:rsidR="009050CB">
          <w:rPr>
            <w:noProof/>
            <w:webHidden/>
          </w:rPr>
          <w:fldChar w:fldCharType="begin"/>
        </w:r>
        <w:r w:rsidR="009050CB">
          <w:rPr>
            <w:noProof/>
            <w:webHidden/>
          </w:rPr>
          <w:instrText xml:space="preserve"> PAGEREF _Toc391299579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0" w:history="1">
        <w:r w:rsidR="009050CB" w:rsidRPr="00351BC3">
          <w:rPr>
            <w:rStyle w:val="Hyperlink"/>
            <w:noProof/>
          </w:rPr>
          <w:t>33.</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Requisitos para a obtenção do grau</w:t>
        </w:r>
        <w:r w:rsidR="009050CB">
          <w:rPr>
            <w:noProof/>
            <w:webHidden/>
          </w:rPr>
          <w:tab/>
        </w:r>
        <w:r w:rsidR="009050CB">
          <w:rPr>
            <w:noProof/>
            <w:webHidden/>
          </w:rPr>
          <w:fldChar w:fldCharType="begin"/>
        </w:r>
        <w:r w:rsidR="009050CB">
          <w:rPr>
            <w:noProof/>
            <w:webHidden/>
          </w:rPr>
          <w:instrText xml:space="preserve"> PAGEREF _Toc391299580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1" w:history="1">
        <w:r w:rsidR="009050CB" w:rsidRPr="00351BC3">
          <w:rPr>
            <w:rStyle w:val="Hyperlink"/>
            <w:noProof/>
          </w:rPr>
          <w:t>34.</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Obtenção de Novo Título- Portador de Diploma</w:t>
        </w:r>
        <w:r w:rsidR="009050CB">
          <w:rPr>
            <w:noProof/>
            <w:webHidden/>
          </w:rPr>
          <w:tab/>
        </w:r>
        <w:r w:rsidR="009050CB">
          <w:rPr>
            <w:noProof/>
            <w:webHidden/>
          </w:rPr>
          <w:fldChar w:fldCharType="begin"/>
        </w:r>
        <w:r w:rsidR="009050CB">
          <w:rPr>
            <w:noProof/>
            <w:webHidden/>
          </w:rPr>
          <w:instrText xml:space="preserve"> PAGEREF _Toc391299581 \h </w:instrText>
        </w:r>
        <w:r w:rsidR="009050CB">
          <w:rPr>
            <w:noProof/>
            <w:webHidden/>
          </w:rPr>
        </w:r>
        <w:r w:rsidR="009050CB">
          <w:rPr>
            <w:noProof/>
            <w:webHidden/>
          </w:rPr>
          <w:fldChar w:fldCharType="separate"/>
        </w:r>
        <w:r w:rsidR="003376A8">
          <w:rPr>
            <w:noProof/>
            <w:webHidden/>
          </w:rPr>
          <w:t>78</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2" w:history="1">
        <w:r w:rsidR="009050CB" w:rsidRPr="00351BC3">
          <w:rPr>
            <w:rStyle w:val="Hyperlink"/>
            <w:noProof/>
          </w:rPr>
          <w:t>35.</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Transferências Externa e Interna</w:t>
        </w:r>
        <w:r w:rsidR="009050CB">
          <w:rPr>
            <w:noProof/>
            <w:webHidden/>
          </w:rPr>
          <w:tab/>
        </w:r>
        <w:r w:rsidR="009050CB">
          <w:rPr>
            <w:noProof/>
            <w:webHidden/>
          </w:rPr>
          <w:fldChar w:fldCharType="begin"/>
        </w:r>
        <w:r w:rsidR="009050CB">
          <w:rPr>
            <w:noProof/>
            <w:webHidden/>
          </w:rPr>
          <w:instrText xml:space="preserve"> PAGEREF _Toc391299582 \h </w:instrText>
        </w:r>
        <w:r w:rsidR="009050CB">
          <w:rPr>
            <w:noProof/>
            <w:webHidden/>
          </w:rPr>
        </w:r>
        <w:r w:rsidR="009050CB">
          <w:rPr>
            <w:noProof/>
            <w:webHidden/>
          </w:rPr>
          <w:fldChar w:fldCharType="separate"/>
        </w:r>
        <w:r w:rsidR="003376A8">
          <w:rPr>
            <w:noProof/>
            <w:webHidden/>
          </w:rPr>
          <w:t>79</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3" w:history="1">
        <w:r w:rsidR="009050CB" w:rsidRPr="00351BC3">
          <w:rPr>
            <w:rStyle w:val="Hyperlink"/>
            <w:noProof/>
          </w:rPr>
          <w:t>36.</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Representação Estudantil</w:t>
        </w:r>
        <w:r w:rsidR="009050CB">
          <w:rPr>
            <w:noProof/>
            <w:webHidden/>
          </w:rPr>
          <w:tab/>
        </w:r>
        <w:r w:rsidR="009050CB">
          <w:rPr>
            <w:noProof/>
            <w:webHidden/>
          </w:rPr>
          <w:fldChar w:fldCharType="begin"/>
        </w:r>
        <w:r w:rsidR="009050CB">
          <w:rPr>
            <w:noProof/>
            <w:webHidden/>
          </w:rPr>
          <w:instrText xml:space="preserve"> PAGEREF _Toc391299583 \h </w:instrText>
        </w:r>
        <w:r w:rsidR="009050CB">
          <w:rPr>
            <w:noProof/>
            <w:webHidden/>
          </w:rPr>
        </w:r>
        <w:r w:rsidR="009050CB">
          <w:rPr>
            <w:noProof/>
            <w:webHidden/>
          </w:rPr>
          <w:fldChar w:fldCharType="separate"/>
        </w:r>
        <w:r w:rsidR="003376A8">
          <w:rPr>
            <w:noProof/>
            <w:webHidden/>
          </w:rPr>
          <w:t>79</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4" w:history="1">
        <w:r w:rsidR="009050CB" w:rsidRPr="00351BC3">
          <w:rPr>
            <w:rStyle w:val="Hyperlink"/>
            <w:noProof/>
          </w:rPr>
          <w:t>37.</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Apoio aos Discentes</w:t>
        </w:r>
        <w:r w:rsidR="009050CB">
          <w:rPr>
            <w:noProof/>
            <w:webHidden/>
          </w:rPr>
          <w:tab/>
        </w:r>
        <w:r w:rsidR="009050CB">
          <w:rPr>
            <w:noProof/>
            <w:webHidden/>
          </w:rPr>
          <w:fldChar w:fldCharType="begin"/>
        </w:r>
        <w:r w:rsidR="009050CB">
          <w:rPr>
            <w:noProof/>
            <w:webHidden/>
          </w:rPr>
          <w:instrText xml:space="preserve"> PAGEREF _Toc391299584 \h </w:instrText>
        </w:r>
        <w:r w:rsidR="009050CB">
          <w:rPr>
            <w:noProof/>
            <w:webHidden/>
          </w:rPr>
        </w:r>
        <w:r w:rsidR="009050CB">
          <w:rPr>
            <w:noProof/>
            <w:webHidden/>
          </w:rPr>
          <w:fldChar w:fldCharType="separate"/>
        </w:r>
        <w:r w:rsidR="003376A8">
          <w:rPr>
            <w:noProof/>
            <w:webHidden/>
          </w:rPr>
          <w:t>80</w:t>
        </w:r>
        <w:r w:rsidR="009050CB">
          <w:rPr>
            <w:noProof/>
            <w:webHidden/>
          </w:rPr>
          <w:fldChar w:fldCharType="end"/>
        </w:r>
      </w:hyperlink>
    </w:p>
    <w:p w:rsidR="009050CB" w:rsidRDefault="00B42D86">
      <w:pPr>
        <w:pStyle w:val="Sumrio1"/>
        <w:tabs>
          <w:tab w:val="left" w:pos="660"/>
          <w:tab w:val="right" w:leader="dot" w:pos="9061"/>
        </w:tabs>
        <w:rPr>
          <w:rFonts w:ascii="Calibri" w:eastAsia="Times New Roman" w:hAnsi="Calibri" w:cs="Times New Roman"/>
          <w:noProof/>
          <w:kern w:val="0"/>
          <w:sz w:val="22"/>
          <w:szCs w:val="22"/>
          <w:lang w:val="pt-BR" w:eastAsia="pt-BR" w:bidi="ar-SA"/>
        </w:rPr>
      </w:pPr>
      <w:hyperlink w:anchor="_Toc391299585" w:history="1">
        <w:r w:rsidR="009050CB" w:rsidRPr="00351BC3">
          <w:rPr>
            <w:rStyle w:val="Hyperlink"/>
            <w:noProof/>
          </w:rPr>
          <w:t>38.</w:t>
        </w:r>
        <w:r w:rsidR="009050CB">
          <w:rPr>
            <w:rFonts w:ascii="Calibri" w:eastAsia="Times New Roman" w:hAnsi="Calibri" w:cs="Times New Roman"/>
            <w:noProof/>
            <w:kern w:val="0"/>
            <w:sz w:val="22"/>
            <w:szCs w:val="22"/>
            <w:lang w:val="pt-BR" w:eastAsia="pt-BR" w:bidi="ar-SA"/>
          </w:rPr>
          <w:tab/>
        </w:r>
        <w:r w:rsidR="009050CB" w:rsidRPr="00351BC3">
          <w:rPr>
            <w:rStyle w:val="Hyperlink"/>
            <w:noProof/>
          </w:rPr>
          <w:t>Bibliografia Consultada</w:t>
        </w:r>
        <w:r w:rsidR="009050CB">
          <w:rPr>
            <w:noProof/>
            <w:webHidden/>
          </w:rPr>
          <w:tab/>
        </w:r>
        <w:r w:rsidR="009050CB">
          <w:rPr>
            <w:noProof/>
            <w:webHidden/>
          </w:rPr>
          <w:fldChar w:fldCharType="begin"/>
        </w:r>
        <w:r w:rsidR="009050CB">
          <w:rPr>
            <w:noProof/>
            <w:webHidden/>
          </w:rPr>
          <w:instrText xml:space="preserve"> PAGEREF _Toc391299585 \h </w:instrText>
        </w:r>
        <w:r w:rsidR="009050CB">
          <w:rPr>
            <w:noProof/>
            <w:webHidden/>
          </w:rPr>
        </w:r>
        <w:r w:rsidR="009050CB">
          <w:rPr>
            <w:noProof/>
            <w:webHidden/>
          </w:rPr>
          <w:fldChar w:fldCharType="separate"/>
        </w:r>
        <w:r w:rsidR="003376A8">
          <w:rPr>
            <w:noProof/>
            <w:webHidden/>
          </w:rPr>
          <w:t>81</w:t>
        </w:r>
        <w:r w:rsidR="009050CB">
          <w:rPr>
            <w:noProof/>
            <w:webHidden/>
          </w:rPr>
          <w:fldChar w:fldCharType="end"/>
        </w:r>
      </w:hyperlink>
    </w:p>
    <w:p w:rsidR="00FA77F5" w:rsidRPr="00A87E9E" w:rsidRDefault="00FA77F5">
      <w:pPr>
        <w:rPr>
          <w:lang w:val="pt-BR"/>
        </w:rPr>
      </w:pPr>
      <w:r w:rsidRPr="00A87E9E">
        <w:rPr>
          <w:lang w:val="pt-BR"/>
        </w:rPr>
        <w:fldChar w:fldCharType="end"/>
      </w:r>
    </w:p>
    <w:p w:rsidR="00D40D02" w:rsidRPr="00A87E9E" w:rsidRDefault="00D40D02" w:rsidP="00D40D02">
      <w:pPr>
        <w:rPr>
          <w:lang w:val="pt-BR"/>
        </w:rPr>
      </w:pPr>
    </w:p>
    <w:p w:rsidR="008F2924" w:rsidRPr="00A87E9E" w:rsidRDefault="008F2924" w:rsidP="00D40D02">
      <w:pPr>
        <w:rPr>
          <w:lang w:val="pt-BR"/>
        </w:rPr>
      </w:pPr>
    </w:p>
    <w:p w:rsidR="00EE7F66" w:rsidRPr="00A87E9E" w:rsidRDefault="00745C05" w:rsidP="00745C05">
      <w:pPr>
        <w:rPr>
          <w:b/>
          <w:lang w:val="pt-BR"/>
        </w:rPr>
      </w:pPr>
      <w:r w:rsidRPr="00A87E9E">
        <w:rPr>
          <w:b/>
          <w:lang w:val="pt-BR"/>
        </w:rPr>
        <w:t>SUMÁRIO DE FIGURAS</w:t>
      </w:r>
    </w:p>
    <w:p w:rsidR="00745C05" w:rsidRPr="00A87E9E" w:rsidRDefault="00745C05">
      <w:pPr>
        <w:pStyle w:val="Standard"/>
        <w:rPr>
          <w:lang w:val="pt-BR"/>
        </w:rPr>
      </w:pPr>
    </w:p>
    <w:p w:rsidR="00AF325C" w:rsidRPr="00A87E9E" w:rsidRDefault="00745C05" w:rsidP="00AF325C">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\h \z \c "Figura" </w:instrText>
      </w:r>
      <w:r w:rsidRPr="00A87E9E">
        <w:rPr>
          <w:lang w:val="pt-BR"/>
        </w:rPr>
        <w:fldChar w:fldCharType="separate"/>
      </w:r>
      <w:hyperlink w:anchor="_Toc390885364" w:history="1">
        <w:r w:rsidR="00AF325C" w:rsidRPr="00A87E9E">
          <w:rPr>
            <w:rStyle w:val="Hyperlink"/>
            <w:noProof/>
            <w:lang w:val="pt-BR"/>
          </w:rPr>
          <w:t>Figura 1 -  Mapa do câmpus</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_Toc390885364 \h </w:instrText>
        </w:r>
        <w:r w:rsidR="00AF325C" w:rsidRPr="00A87E9E">
          <w:rPr>
            <w:noProof/>
            <w:webHidden/>
          </w:rPr>
        </w:r>
        <w:r w:rsidR="00AF325C" w:rsidRPr="00A87E9E">
          <w:rPr>
            <w:noProof/>
            <w:webHidden/>
          </w:rPr>
          <w:fldChar w:fldCharType="separate"/>
        </w:r>
        <w:r w:rsidR="003376A8">
          <w:rPr>
            <w:noProof/>
            <w:webHidden/>
          </w:rPr>
          <w:t>10</w:t>
        </w:r>
        <w:r w:rsidR="00AF325C" w:rsidRPr="00A87E9E">
          <w:rPr>
            <w:noProof/>
            <w:webHidden/>
          </w:rPr>
          <w:fldChar w:fldCharType="end"/>
        </w:r>
      </w:hyperlink>
    </w:p>
    <w:p w:rsidR="00AF325C" w:rsidRPr="00A87E9E" w:rsidRDefault="00B42D86" w:rsidP="00AF325C">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5" w:history="1">
        <w:r w:rsidR="00AF325C" w:rsidRPr="00A87E9E">
          <w:rPr>
            <w:rStyle w:val="Hyperlink"/>
            <w:noProof/>
            <w:lang w:val="pt-BR"/>
          </w:rPr>
          <w:t>Figura 2 -  Portaria nº 518/2013 – Reconhecimento do curso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_Toc390885365 \h </w:instrText>
        </w:r>
        <w:r w:rsidR="00AF325C" w:rsidRPr="00A87E9E">
          <w:rPr>
            <w:noProof/>
            <w:webHidden/>
          </w:rPr>
        </w:r>
        <w:r w:rsidR="00AF325C" w:rsidRPr="00A87E9E">
          <w:rPr>
            <w:noProof/>
            <w:webHidden/>
          </w:rPr>
          <w:fldChar w:fldCharType="separate"/>
        </w:r>
        <w:r w:rsidR="003376A8">
          <w:rPr>
            <w:noProof/>
            <w:webHidden/>
          </w:rPr>
          <w:t>17</w:t>
        </w:r>
        <w:r w:rsidR="00AF325C" w:rsidRPr="00A87E9E">
          <w:rPr>
            <w:noProof/>
            <w:webHidden/>
          </w:rPr>
          <w:fldChar w:fldCharType="end"/>
        </w:r>
      </w:hyperlink>
    </w:p>
    <w:p w:rsidR="00AF325C" w:rsidRPr="00A87E9E" w:rsidRDefault="00B42D86" w:rsidP="00AF325C">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8" w:history="1">
        <w:r w:rsidR="00AF325C" w:rsidRPr="00A87E9E">
          <w:rPr>
            <w:rStyle w:val="Hyperlink"/>
            <w:noProof/>
          </w:rPr>
          <w:t>Figura 3- Disciplinas agrupadas por período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_Toc390885368 \h </w:instrText>
        </w:r>
        <w:r w:rsidR="00AF325C" w:rsidRPr="00A87E9E">
          <w:rPr>
            <w:noProof/>
            <w:webHidden/>
          </w:rPr>
        </w:r>
        <w:r w:rsidR="00AF325C" w:rsidRPr="00A87E9E">
          <w:rPr>
            <w:noProof/>
            <w:webHidden/>
          </w:rPr>
          <w:fldChar w:fldCharType="separate"/>
        </w:r>
        <w:r w:rsidR="003376A8">
          <w:rPr>
            <w:noProof/>
            <w:webHidden/>
          </w:rPr>
          <w:t>28</w:t>
        </w:r>
        <w:r w:rsidR="00AF325C" w:rsidRPr="00A87E9E">
          <w:rPr>
            <w:noProof/>
            <w:webHidden/>
          </w:rPr>
          <w:fldChar w:fldCharType="end"/>
        </w:r>
      </w:hyperlink>
    </w:p>
    <w:p w:rsidR="00121E3D" w:rsidRPr="00A87E9E" w:rsidRDefault="00121E3D" w:rsidP="00121E3D">
      <w:pPr>
        <w:rPr>
          <w:noProof/>
          <w:lang w:val="pt-BR"/>
        </w:rPr>
      </w:pPr>
    </w:p>
    <w:p w:rsidR="00745C05" w:rsidRPr="00A87E9E" w:rsidRDefault="00745C05">
      <w:pPr>
        <w:pStyle w:val="Standard"/>
        <w:rPr>
          <w:lang w:val="pt-BR"/>
        </w:rPr>
      </w:pPr>
      <w:r w:rsidRPr="00A87E9E">
        <w:rPr>
          <w:lang w:val="pt-BR"/>
        </w:rPr>
        <w:fldChar w:fldCharType="end"/>
      </w:r>
    </w:p>
    <w:p w:rsidR="00745C05" w:rsidRPr="00A87E9E" w:rsidRDefault="00745C05">
      <w:pPr>
        <w:pStyle w:val="Standard"/>
        <w:rPr>
          <w:lang w:val="pt-BR"/>
        </w:rPr>
      </w:pP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b/>
          <w:lang w:val="pt-BR"/>
        </w:rPr>
      </w:pPr>
      <w:r w:rsidRPr="00A87E9E">
        <w:rPr>
          <w:b/>
          <w:lang w:val="pt-BR"/>
        </w:rPr>
        <w:t>SUMÁRIO DE QUADROS</w:t>
      </w:r>
    </w:p>
    <w:p w:rsidR="00745C05" w:rsidRPr="00A87E9E" w:rsidRDefault="00745C05">
      <w:pPr>
        <w:pStyle w:val="ndicedeilustraes"/>
        <w:tabs>
          <w:tab w:val="right" w:leader="dot" w:pos="9061"/>
        </w:tabs>
        <w:rPr>
          <w:b/>
          <w:lang w:val="pt-BR"/>
        </w:rPr>
      </w:pPr>
    </w:p>
    <w:p w:rsidR="00AF325C" w:rsidRPr="00A87E9E" w:rsidRDefault="00AF325C">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b/>
          <w:lang w:val="pt-BR"/>
        </w:rPr>
        <w:fldChar w:fldCharType="begin"/>
      </w:r>
      <w:r w:rsidRPr="00A87E9E">
        <w:rPr>
          <w:b/>
          <w:lang w:val="pt-BR"/>
        </w:rPr>
        <w:instrText xml:space="preserve"> TOC \h \z \t "Legenda" \c </w:instrText>
      </w:r>
      <w:r w:rsidRPr="00A87E9E">
        <w:rPr>
          <w:b/>
          <w:lang w:val="pt-BR"/>
        </w:rPr>
        <w:fldChar w:fldCharType="separate"/>
      </w:r>
      <w:hyperlink w:anchor="_Toc390885361" w:history="1">
        <w:r w:rsidRPr="00A87E9E">
          <w:rPr>
            <w:rStyle w:val="Hyperlink"/>
            <w:noProof/>
          </w:rPr>
          <w:t>Quadro 1 – Caracterização Institucional</w:t>
        </w:r>
        <w:r w:rsidRPr="00A87E9E">
          <w:rPr>
            <w:noProof/>
            <w:webHidden/>
          </w:rPr>
          <w:tab/>
        </w:r>
        <w:r w:rsidRPr="00A87E9E">
          <w:rPr>
            <w:noProof/>
            <w:webHidden/>
          </w:rPr>
          <w:fldChar w:fldCharType="begin"/>
        </w:r>
        <w:r w:rsidRPr="00A87E9E">
          <w:rPr>
            <w:noProof/>
            <w:webHidden/>
          </w:rPr>
          <w:instrText xml:space="preserve"> PAGEREF _Toc390885361 \h </w:instrText>
        </w:r>
        <w:r w:rsidRPr="00A87E9E">
          <w:rPr>
            <w:noProof/>
            <w:webHidden/>
          </w:rPr>
        </w:r>
        <w:r w:rsidRPr="00A87E9E">
          <w:rPr>
            <w:noProof/>
            <w:webHidden/>
          </w:rPr>
          <w:fldChar w:fldCharType="separate"/>
        </w:r>
        <w:r w:rsidR="003376A8">
          <w:rPr>
            <w:noProof/>
            <w:webHidden/>
          </w:rPr>
          <w:t>8</w:t>
        </w:r>
        <w:r w:rsidRPr="00A87E9E">
          <w:rPr>
            <w:noProof/>
            <w:webHidden/>
          </w:rPr>
          <w:fldChar w:fldCharType="end"/>
        </w:r>
      </w:hyperlink>
    </w:p>
    <w:p w:rsidR="00AF325C" w:rsidRPr="00A87E9E" w:rsidRDefault="00B42D86">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2" w:history="1">
        <w:r w:rsidR="00AF325C" w:rsidRPr="00A87E9E">
          <w:rPr>
            <w:rStyle w:val="Hyperlink"/>
            <w:noProof/>
          </w:rPr>
          <w:t>Quadro 2 – Identificação do Câmpus Machado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_Toc390885362 \h </w:instrText>
        </w:r>
        <w:r w:rsidR="00AF325C" w:rsidRPr="00A87E9E">
          <w:rPr>
            <w:noProof/>
            <w:webHidden/>
          </w:rPr>
        </w:r>
        <w:r w:rsidR="00AF325C" w:rsidRPr="00A87E9E">
          <w:rPr>
            <w:noProof/>
            <w:webHidden/>
          </w:rPr>
          <w:fldChar w:fldCharType="separate"/>
        </w:r>
        <w:r w:rsidR="003376A8">
          <w:rPr>
            <w:noProof/>
            <w:webHidden/>
          </w:rPr>
          <w:t>8</w:t>
        </w:r>
        <w:r w:rsidR="00AF325C" w:rsidRPr="00A87E9E">
          <w:rPr>
            <w:noProof/>
            <w:webHidden/>
          </w:rPr>
          <w:fldChar w:fldCharType="end"/>
        </w:r>
      </w:hyperlink>
    </w:p>
    <w:p w:rsidR="00AF325C" w:rsidRPr="00A87E9E" w:rsidRDefault="00B42D86">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3" w:history="1">
        <w:r w:rsidR="00AF325C" w:rsidRPr="00A87E9E">
          <w:rPr>
            <w:rStyle w:val="Hyperlink"/>
            <w:noProof/>
          </w:rPr>
          <w:t>Quadro 3 – Referências de legislação para construção do PPC</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_Toc390885363 \h </w:instrText>
        </w:r>
        <w:r w:rsidR="00AF325C" w:rsidRPr="00A87E9E">
          <w:rPr>
            <w:noProof/>
            <w:webHidden/>
          </w:rPr>
        </w:r>
        <w:r w:rsidR="00AF325C" w:rsidRPr="00A87E9E">
          <w:rPr>
            <w:noProof/>
            <w:webHidden/>
          </w:rPr>
          <w:fldChar w:fldCharType="separate"/>
        </w:r>
        <w:r w:rsidR="003376A8">
          <w:rPr>
            <w:noProof/>
            <w:webHidden/>
          </w:rPr>
          <w:t>9</w:t>
        </w:r>
        <w:r w:rsidR="00AF325C" w:rsidRPr="00A87E9E">
          <w:rPr>
            <w:noProof/>
            <w:webHidden/>
          </w:rPr>
          <w:fldChar w:fldCharType="end"/>
        </w:r>
      </w:hyperlink>
    </w:p>
    <w:p w:rsidR="00AF325C" w:rsidRPr="00A87E9E" w:rsidRDefault="00B42D86">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6" w:history="1">
        <w:r w:rsidR="00AF325C" w:rsidRPr="00A87E9E">
          <w:rPr>
            <w:rStyle w:val="Hyperlink"/>
            <w:noProof/>
          </w:rPr>
          <w:t>Quadro 4 - Carga horária por componente curricular</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_Toc390885366 \h </w:instrText>
        </w:r>
        <w:r w:rsidR="00AF325C" w:rsidRPr="00A87E9E">
          <w:rPr>
            <w:noProof/>
            <w:webHidden/>
          </w:rPr>
        </w:r>
        <w:r w:rsidR="00AF325C" w:rsidRPr="00A87E9E">
          <w:rPr>
            <w:noProof/>
            <w:webHidden/>
          </w:rPr>
          <w:fldChar w:fldCharType="separate"/>
        </w:r>
        <w:r w:rsidR="003376A8">
          <w:rPr>
            <w:noProof/>
            <w:webHidden/>
          </w:rPr>
          <w:t>25</w:t>
        </w:r>
        <w:r w:rsidR="00AF325C" w:rsidRPr="00A87E9E">
          <w:rPr>
            <w:noProof/>
            <w:webHidden/>
          </w:rPr>
          <w:fldChar w:fldCharType="end"/>
        </w:r>
      </w:hyperlink>
    </w:p>
    <w:p w:rsidR="00AF325C" w:rsidRPr="00A87E9E" w:rsidRDefault="00B42D86">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7" w:history="1">
        <w:r w:rsidR="00AF325C" w:rsidRPr="00A87E9E">
          <w:rPr>
            <w:rStyle w:val="Hyperlink"/>
            <w:noProof/>
          </w:rPr>
          <w:t>Quadro 5 - Carga horária total do curso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_Toc390885367 \h </w:instrText>
        </w:r>
        <w:r w:rsidR="00AF325C" w:rsidRPr="00A87E9E">
          <w:rPr>
            <w:noProof/>
            <w:webHidden/>
          </w:rPr>
        </w:r>
        <w:r w:rsidR="00AF325C" w:rsidRPr="00A87E9E">
          <w:rPr>
            <w:noProof/>
            <w:webHidden/>
          </w:rPr>
          <w:fldChar w:fldCharType="separate"/>
        </w:r>
        <w:r w:rsidR="003376A8">
          <w:rPr>
            <w:noProof/>
            <w:webHidden/>
          </w:rPr>
          <w:t>26</w:t>
        </w:r>
        <w:r w:rsidR="00AF325C" w:rsidRPr="00A87E9E">
          <w:rPr>
            <w:noProof/>
            <w:webHidden/>
          </w:rPr>
          <w:fldChar w:fldCharType="end"/>
        </w:r>
      </w:hyperlink>
    </w:p>
    <w:p w:rsidR="00AF325C" w:rsidRPr="00A87E9E" w:rsidRDefault="00B42D86">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69" w:history="1">
        <w:r w:rsidR="00AF325C" w:rsidRPr="00A87E9E">
          <w:rPr>
            <w:rStyle w:val="Hyperlink"/>
            <w:noProof/>
          </w:rPr>
          <w:t>Quadro 6 - Titulação e regime de trabalho dos docentes</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_Toc390885369 \h </w:instrText>
        </w:r>
        <w:r w:rsidR="00AF325C" w:rsidRPr="00A87E9E">
          <w:rPr>
            <w:noProof/>
            <w:webHidden/>
          </w:rPr>
        </w:r>
        <w:r w:rsidR="00AF325C" w:rsidRPr="00A87E9E">
          <w:rPr>
            <w:noProof/>
            <w:webHidden/>
          </w:rPr>
          <w:fldChar w:fldCharType="separate"/>
        </w:r>
        <w:r w:rsidR="003376A8">
          <w:rPr>
            <w:noProof/>
            <w:webHidden/>
          </w:rPr>
          <w:t>71</w:t>
        </w:r>
        <w:r w:rsidR="00AF325C" w:rsidRPr="00A87E9E">
          <w:rPr>
            <w:noProof/>
            <w:webHidden/>
          </w:rPr>
          <w:fldChar w:fldCharType="end"/>
        </w:r>
      </w:hyperlink>
    </w:p>
    <w:p w:rsidR="00AF325C" w:rsidRPr="00A87E9E" w:rsidRDefault="00B42D86">
      <w:pPr>
        <w:pStyle w:val="ndicedeilustraes"/>
        <w:tabs>
          <w:tab w:val="right" w:leader="dot" w:pos="9061"/>
        </w:tabs>
        <w:rPr>
          <w:rFonts w:ascii="Calibri" w:eastAsia="Times New Roman" w:hAnsi="Calibri" w:cs="Times New Roman"/>
          <w:noProof/>
          <w:kern w:val="0"/>
          <w:sz w:val="22"/>
          <w:szCs w:val="22"/>
          <w:lang w:val="pt-BR" w:eastAsia="pt-BR" w:bidi="ar-SA"/>
        </w:rPr>
      </w:pPr>
      <w:hyperlink w:anchor="_Toc390885370" w:history="1">
        <w:r w:rsidR="00AF325C" w:rsidRPr="00A87E9E">
          <w:rPr>
            <w:rStyle w:val="Hyperlink"/>
            <w:noProof/>
          </w:rPr>
          <w:t>Quadro 7 - Técnicos administrativos envolvidos no Projeto Pedagógico</w:t>
        </w:r>
        <w:r w:rsidR="00AF325C" w:rsidRPr="00A87E9E">
          <w:rPr>
            <w:noProof/>
            <w:webHidden/>
          </w:rPr>
          <w:tab/>
        </w:r>
        <w:r w:rsidR="00AF325C" w:rsidRPr="00A87E9E">
          <w:rPr>
            <w:noProof/>
            <w:webHidden/>
          </w:rPr>
          <w:fldChar w:fldCharType="begin"/>
        </w:r>
        <w:r w:rsidR="00AF325C" w:rsidRPr="00A87E9E">
          <w:rPr>
            <w:noProof/>
            <w:webHidden/>
          </w:rPr>
          <w:instrText xml:space="preserve"> PAGEREF _Toc390885370 \h </w:instrText>
        </w:r>
        <w:r w:rsidR="00AF325C" w:rsidRPr="00A87E9E">
          <w:rPr>
            <w:noProof/>
            <w:webHidden/>
          </w:rPr>
        </w:r>
        <w:r w:rsidR="00AF325C" w:rsidRPr="00A87E9E">
          <w:rPr>
            <w:noProof/>
            <w:webHidden/>
          </w:rPr>
          <w:fldChar w:fldCharType="separate"/>
        </w:r>
        <w:r w:rsidR="003376A8">
          <w:rPr>
            <w:noProof/>
            <w:webHidden/>
          </w:rPr>
          <w:t>72</w:t>
        </w:r>
        <w:r w:rsidR="00AF325C" w:rsidRPr="00A87E9E">
          <w:rPr>
            <w:noProof/>
            <w:webHidden/>
          </w:rPr>
          <w:fldChar w:fldCharType="end"/>
        </w:r>
      </w:hyperlink>
    </w:p>
    <w:p w:rsidR="00745C05" w:rsidRPr="00A87E9E" w:rsidRDefault="00AF325C">
      <w:pPr>
        <w:pStyle w:val="Standard"/>
        <w:rPr>
          <w:b/>
          <w:lang w:val="pt-BR"/>
        </w:rPr>
      </w:pPr>
      <w:r w:rsidRPr="00A87E9E">
        <w:rPr>
          <w:b/>
          <w:lang w:val="pt-BR"/>
        </w:rPr>
        <w:fldChar w:fldCharType="end"/>
      </w: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b/>
          <w:lang w:val="pt-BR"/>
        </w:rPr>
      </w:pPr>
    </w:p>
    <w:p w:rsidR="00745C05" w:rsidRPr="00A87E9E" w:rsidRDefault="00745C05">
      <w:pPr>
        <w:pStyle w:val="Standard"/>
        <w:rPr>
          <w:lang w:val="pt-BR"/>
        </w:rPr>
      </w:pPr>
      <w:r w:rsidRPr="00A87E9E">
        <w:rPr>
          <w:b/>
          <w:lang w:val="pt-BR"/>
        </w:rPr>
        <w:t>SUMÁRIO DE GRÁFICOS</w:t>
      </w:r>
    </w:p>
    <w:p w:rsidR="00EE7F66" w:rsidRPr="00A87E9E" w:rsidRDefault="00EE7F66">
      <w:pPr>
        <w:pStyle w:val="Standard"/>
        <w:rPr>
          <w:lang w:val="pt-BR"/>
        </w:rPr>
      </w:pPr>
    </w:p>
    <w:p w:rsidR="00EB6187" w:rsidRPr="00A87E9E" w:rsidRDefault="00745C05">
      <w:pPr>
        <w:pStyle w:val="ndicedeilustraes"/>
        <w:tabs>
          <w:tab w:val="right" w:leader="dot" w:pos="9061"/>
        </w:tabs>
        <w:rPr>
          <w:rFonts w:ascii="Calibri" w:eastAsia="Times New Roman" w:hAnsi="Calibri" w:cs="Times New Roman"/>
          <w:noProof/>
          <w:kern w:val="0"/>
          <w:sz w:val="22"/>
          <w:szCs w:val="22"/>
          <w:lang w:val="pt-BR" w:eastAsia="pt-BR" w:bidi="ar-SA"/>
        </w:rPr>
      </w:pPr>
      <w:r w:rsidRPr="00A87E9E">
        <w:rPr>
          <w:lang w:val="pt-BR"/>
        </w:rPr>
        <w:fldChar w:fldCharType="begin"/>
      </w:r>
      <w:r w:rsidRPr="00A87E9E">
        <w:rPr>
          <w:lang w:val="pt-BR"/>
        </w:rPr>
        <w:instrText xml:space="preserve"> TOC \h \z \c "Gráfico" </w:instrText>
      </w:r>
      <w:r w:rsidRPr="00A87E9E">
        <w:rPr>
          <w:lang w:val="pt-BR"/>
        </w:rPr>
        <w:fldChar w:fldCharType="separate"/>
      </w:r>
      <w:hyperlink w:anchor="_Toc388902083" w:history="1">
        <w:r w:rsidR="00EB6187" w:rsidRPr="00A87E9E">
          <w:rPr>
            <w:rStyle w:val="Hyperlink"/>
            <w:noProof/>
          </w:rPr>
          <w:t>Gráfico 1 - Carga horária por componentes da matriz curricular</w:t>
        </w:r>
        <w:r w:rsidR="00EB6187" w:rsidRPr="00A87E9E">
          <w:rPr>
            <w:noProof/>
            <w:webHidden/>
          </w:rPr>
          <w:tab/>
        </w:r>
        <w:r w:rsidR="00EB6187" w:rsidRPr="00A87E9E">
          <w:rPr>
            <w:noProof/>
            <w:webHidden/>
          </w:rPr>
          <w:fldChar w:fldCharType="begin"/>
        </w:r>
        <w:r w:rsidR="00EB6187" w:rsidRPr="00A87E9E">
          <w:rPr>
            <w:noProof/>
            <w:webHidden/>
          </w:rPr>
          <w:instrText xml:space="preserve"> PAGEREF _Toc388902083 \h </w:instrText>
        </w:r>
        <w:r w:rsidR="00EB6187" w:rsidRPr="00A87E9E">
          <w:rPr>
            <w:noProof/>
            <w:webHidden/>
          </w:rPr>
        </w:r>
        <w:r w:rsidR="00EB6187" w:rsidRPr="00A87E9E">
          <w:rPr>
            <w:noProof/>
            <w:webHidden/>
          </w:rPr>
          <w:fldChar w:fldCharType="separate"/>
        </w:r>
        <w:r w:rsidR="003376A8">
          <w:rPr>
            <w:noProof/>
            <w:webHidden/>
          </w:rPr>
          <w:t>27</w:t>
        </w:r>
        <w:r w:rsidR="00EB6187" w:rsidRPr="00A87E9E">
          <w:rPr>
            <w:noProof/>
            <w:webHidden/>
          </w:rPr>
          <w:fldChar w:fldCharType="end"/>
        </w:r>
      </w:hyperlink>
    </w:p>
    <w:p w:rsidR="00745C05" w:rsidRPr="00A87E9E" w:rsidRDefault="00745C05">
      <w:pPr>
        <w:pStyle w:val="Standard"/>
        <w:rPr>
          <w:lang w:val="pt-BR"/>
        </w:rPr>
      </w:pPr>
      <w:r w:rsidRPr="00A87E9E">
        <w:rPr>
          <w:lang w:val="pt-BR"/>
        </w:rPr>
        <w:fldChar w:fldCharType="end"/>
      </w:r>
    </w:p>
    <w:p w:rsidR="00277514" w:rsidRPr="00A87E9E" w:rsidRDefault="00277514">
      <w:pPr>
        <w:pStyle w:val="Ttulo11"/>
        <w:rPr>
          <w:rFonts w:ascii="Times New Roman" w:hAnsi="Times New Roman"/>
          <w:sz w:val="24"/>
          <w:szCs w:val="24"/>
          <w:lang w:val="pt-BR"/>
        </w:rPr>
        <w:sectPr w:rsidR="00277514" w:rsidRPr="00A87E9E" w:rsidSect="003F261A">
          <w:footerReference w:type="even" r:id="rId9"/>
          <w:footerReference w:type="default" r:id="rId10"/>
          <w:pgSz w:w="11906" w:h="16838"/>
          <w:pgMar w:top="1701" w:right="1134" w:bottom="1134" w:left="1701" w:header="720" w:footer="227" w:gutter="0"/>
          <w:cols w:space="0"/>
          <w:docGrid w:linePitch="326"/>
        </w:sectPr>
      </w:pPr>
      <w:bookmarkStart w:id="0" w:name="_Toc289199941"/>
    </w:p>
    <w:p w:rsidR="006B0A8E" w:rsidRPr="00A87E9E" w:rsidRDefault="00550E39" w:rsidP="000A2452">
      <w:pPr>
        <w:pStyle w:val="PPCs"/>
      </w:pPr>
      <w:bookmarkStart w:id="1" w:name="_Toc388901641"/>
      <w:bookmarkStart w:id="2" w:name="_Toc391299521"/>
      <w:bookmarkStart w:id="3" w:name="_Toc320875663"/>
      <w:bookmarkStart w:id="4" w:name="_Toc291163817"/>
      <w:bookmarkStart w:id="5" w:name="_Toc291165422"/>
      <w:r w:rsidRPr="00A87E9E">
        <w:lastRenderedPageBreak/>
        <w:t>Caracterização Institucional</w:t>
      </w:r>
      <w:bookmarkEnd w:id="1"/>
      <w:bookmarkEnd w:id="2"/>
    </w:p>
    <w:tbl>
      <w:tblPr>
        <w:tblW w:w="9035" w:type="dxa"/>
        <w:tblInd w:w="69" w:type="dxa"/>
        <w:tblLayout w:type="fixed"/>
        <w:tblCellMar>
          <w:left w:w="70" w:type="dxa"/>
          <w:right w:w="70" w:type="dxa"/>
        </w:tblCellMar>
        <w:tblLook w:val="0000" w:firstRow="0" w:lastRow="0" w:firstColumn="0" w:lastColumn="0" w:noHBand="0" w:noVBand="0"/>
      </w:tblPr>
      <w:tblGrid>
        <w:gridCol w:w="1529"/>
        <w:gridCol w:w="555"/>
        <w:gridCol w:w="1305"/>
        <w:gridCol w:w="1440"/>
        <w:gridCol w:w="570"/>
        <w:gridCol w:w="705"/>
        <w:gridCol w:w="134"/>
        <w:gridCol w:w="2797"/>
      </w:tblGrid>
      <w:tr w:rsidR="00550E39" w:rsidRPr="00A87E9E" w:rsidTr="00121E3D">
        <w:tc>
          <w:tcPr>
            <w:tcW w:w="6104" w:type="dxa"/>
            <w:gridSpan w:val="6"/>
            <w:tcBorders>
              <w:top w:val="single" w:sz="4" w:space="0" w:color="000000"/>
              <w:lef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 xml:space="preserve">Nome do Instituto </w:t>
            </w:r>
          </w:p>
        </w:tc>
        <w:tc>
          <w:tcPr>
            <w:tcW w:w="2931" w:type="dxa"/>
            <w:gridSpan w:val="2"/>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CNPJ</w:t>
            </w:r>
          </w:p>
        </w:tc>
      </w:tr>
      <w:tr w:rsidR="00550E39" w:rsidRPr="00A87E9E" w:rsidTr="00121E3D">
        <w:tc>
          <w:tcPr>
            <w:tcW w:w="6104" w:type="dxa"/>
            <w:gridSpan w:val="6"/>
            <w:tcBorders>
              <w:left w:val="single" w:sz="4" w:space="0" w:color="000000"/>
            </w:tcBorders>
            <w:shd w:val="clear" w:color="auto" w:fill="auto"/>
          </w:tcPr>
          <w:p w:rsidR="00550E39" w:rsidRPr="00A87E9E" w:rsidRDefault="00BB3C92" w:rsidP="00121E3D">
            <w:pPr>
              <w:tabs>
                <w:tab w:val="left" w:pos="0"/>
              </w:tabs>
              <w:snapToGrid w:val="0"/>
              <w:spacing w:before="60" w:after="60"/>
              <w:rPr>
                <w:b/>
                <w:lang w:val="pt-BR"/>
              </w:rPr>
            </w:pPr>
            <w:r>
              <w:rPr>
                <w:b/>
                <w:lang w:val="pt-BR"/>
              </w:rPr>
              <w:t>@NOME_INSTITUTO@</w:t>
            </w:r>
          </w:p>
        </w:tc>
        <w:tc>
          <w:tcPr>
            <w:tcW w:w="2931" w:type="dxa"/>
            <w:gridSpan w:val="2"/>
            <w:tcBorders>
              <w:left w:val="single" w:sz="4" w:space="0" w:color="000000"/>
              <w:right w:val="single" w:sz="4" w:space="0" w:color="000000"/>
            </w:tcBorders>
            <w:shd w:val="clear" w:color="auto" w:fill="auto"/>
          </w:tcPr>
          <w:p w:rsidR="00550E39" w:rsidRPr="00A87E9E" w:rsidRDefault="00BB3C92" w:rsidP="00121E3D">
            <w:pPr>
              <w:tabs>
                <w:tab w:val="left" w:pos="1072"/>
              </w:tabs>
              <w:autoSpaceDE w:val="0"/>
              <w:snapToGrid w:val="0"/>
              <w:ind w:left="352" w:right="18" w:hanging="180"/>
              <w:rPr>
                <w:b/>
                <w:sz w:val="22"/>
                <w:szCs w:val="22"/>
                <w:lang w:val="pt-BR"/>
              </w:rPr>
            </w:pPr>
            <w:r>
              <w:rPr>
                <w:b/>
                <w:sz w:val="22"/>
                <w:szCs w:val="22"/>
                <w:lang w:val="pt-BR"/>
              </w:rPr>
              <w:t>@CNPJ@</w:t>
            </w:r>
          </w:p>
        </w:tc>
      </w:tr>
      <w:tr w:rsidR="00550E39" w:rsidRPr="00A87E9E" w:rsidTr="00121E3D">
        <w:trPr>
          <w:cantSplit/>
        </w:trPr>
        <w:tc>
          <w:tcPr>
            <w:tcW w:w="9035" w:type="dxa"/>
            <w:gridSpan w:val="8"/>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Nome do Dirigente</w:t>
            </w:r>
          </w:p>
        </w:tc>
      </w:tr>
      <w:tr w:rsidR="00550E39" w:rsidRPr="00A87E9E" w:rsidTr="00121E3D">
        <w:trPr>
          <w:cantSplit/>
        </w:trPr>
        <w:tc>
          <w:tcPr>
            <w:tcW w:w="9035" w:type="dxa"/>
            <w:gridSpan w:val="8"/>
            <w:tcBorders>
              <w:left w:val="single" w:sz="4" w:space="0" w:color="000000"/>
              <w:right w:val="single" w:sz="4" w:space="0" w:color="000000"/>
            </w:tcBorders>
            <w:shd w:val="clear" w:color="auto" w:fill="auto"/>
          </w:tcPr>
          <w:p w:rsidR="00550E39" w:rsidRPr="00A87E9E" w:rsidRDefault="00BB3C92" w:rsidP="00121E3D">
            <w:pPr>
              <w:snapToGrid w:val="0"/>
              <w:spacing w:before="60" w:after="60"/>
              <w:rPr>
                <w:b/>
                <w:lang w:val="pt-BR"/>
              </w:rPr>
            </w:pPr>
            <w:r>
              <w:rPr>
                <w:b/>
                <w:lang w:val="pt-BR"/>
              </w:rPr>
              <w:t>@NOME_DIRIGENTE@</w:t>
            </w:r>
          </w:p>
        </w:tc>
      </w:tr>
      <w:tr w:rsidR="00550E39" w:rsidRPr="00A87E9E" w:rsidTr="00121E3D">
        <w:trPr>
          <w:cantSplit/>
        </w:trPr>
        <w:tc>
          <w:tcPr>
            <w:tcW w:w="5399" w:type="dxa"/>
            <w:gridSpan w:val="5"/>
            <w:tcBorders>
              <w:top w:val="single" w:sz="4" w:space="0" w:color="000000"/>
              <w:lef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 xml:space="preserve">Endereço do Instituto </w:t>
            </w:r>
          </w:p>
        </w:tc>
        <w:tc>
          <w:tcPr>
            <w:tcW w:w="3636" w:type="dxa"/>
            <w:gridSpan w:val="3"/>
            <w:tcBorders>
              <w:top w:val="single" w:sz="4" w:space="0" w:color="000000"/>
              <w:left w:val="single" w:sz="4" w:space="0" w:color="000000"/>
              <w:right w:val="single" w:sz="4" w:space="0" w:color="000000"/>
            </w:tcBorders>
            <w:shd w:val="clear" w:color="auto" w:fill="auto"/>
          </w:tcPr>
          <w:p w:rsidR="00550E39" w:rsidRPr="00A87E9E" w:rsidRDefault="00550E39" w:rsidP="00121E3D">
            <w:pPr>
              <w:snapToGrid w:val="0"/>
              <w:rPr>
                <w:sz w:val="18"/>
                <w:lang w:val="pt-BR"/>
              </w:rPr>
            </w:pPr>
            <w:r w:rsidRPr="00A87E9E">
              <w:rPr>
                <w:sz w:val="18"/>
                <w:lang w:val="pt-BR"/>
              </w:rPr>
              <w:t>Bairro</w:t>
            </w:r>
          </w:p>
        </w:tc>
      </w:tr>
      <w:tr w:rsidR="00550E39" w:rsidRPr="00A87E9E" w:rsidTr="00121E3D">
        <w:trPr>
          <w:cantSplit/>
        </w:trPr>
        <w:tc>
          <w:tcPr>
            <w:tcW w:w="5399" w:type="dxa"/>
            <w:gridSpan w:val="5"/>
            <w:tcBorders>
              <w:left w:val="single" w:sz="4" w:space="0" w:color="000000"/>
              <w:bottom w:val="single" w:sz="4" w:space="0" w:color="000000"/>
            </w:tcBorders>
            <w:shd w:val="clear" w:color="auto" w:fill="auto"/>
          </w:tcPr>
          <w:p w:rsidR="00550E39" w:rsidRPr="00A87E9E" w:rsidRDefault="00BB3C92" w:rsidP="00121E3D">
            <w:pPr>
              <w:snapToGrid w:val="0"/>
              <w:spacing w:before="60" w:after="60"/>
              <w:jc w:val="both"/>
              <w:rPr>
                <w:b/>
                <w:lang w:val="pt-BR"/>
              </w:rPr>
            </w:pPr>
            <w:r>
              <w:rPr>
                <w:b/>
                <w:lang w:val="pt-BR"/>
              </w:rPr>
              <w:t>@ENDERECO_INSTITUTO@</w:t>
            </w:r>
          </w:p>
        </w:tc>
        <w:tc>
          <w:tcPr>
            <w:tcW w:w="3636" w:type="dxa"/>
            <w:gridSpan w:val="3"/>
            <w:tcBorders>
              <w:left w:val="single" w:sz="4" w:space="0" w:color="000000"/>
              <w:bottom w:val="single" w:sz="4" w:space="0" w:color="000000"/>
              <w:right w:val="single" w:sz="4" w:space="0" w:color="000000"/>
            </w:tcBorders>
            <w:shd w:val="clear" w:color="auto" w:fill="auto"/>
          </w:tcPr>
          <w:p w:rsidR="00550E39" w:rsidRPr="00A87E9E" w:rsidRDefault="00BB3C92" w:rsidP="00121E3D">
            <w:pPr>
              <w:snapToGrid w:val="0"/>
              <w:spacing w:before="60" w:after="60"/>
              <w:jc w:val="center"/>
              <w:rPr>
                <w:b/>
                <w:lang w:val="pt-BR"/>
              </w:rPr>
            </w:pPr>
            <w:r>
              <w:rPr>
                <w:b/>
                <w:lang w:val="pt-BR"/>
              </w:rPr>
              <w:t>@BAIRRO@</w:t>
            </w:r>
          </w:p>
        </w:tc>
      </w:tr>
      <w:tr w:rsidR="00550E39" w:rsidRPr="00A87E9E" w:rsidTr="00121E3D">
        <w:tc>
          <w:tcPr>
            <w:tcW w:w="1529"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Cidade</w:t>
            </w:r>
          </w:p>
        </w:tc>
        <w:tc>
          <w:tcPr>
            <w:tcW w:w="555"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UF</w:t>
            </w:r>
          </w:p>
        </w:tc>
        <w:tc>
          <w:tcPr>
            <w:tcW w:w="1305"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CEP</w:t>
            </w:r>
          </w:p>
        </w:tc>
        <w:tc>
          <w:tcPr>
            <w:tcW w:w="1440" w:type="dxa"/>
            <w:tcBorders>
              <w:lef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DDD/Telefone</w:t>
            </w:r>
          </w:p>
        </w:tc>
        <w:tc>
          <w:tcPr>
            <w:tcW w:w="1409" w:type="dxa"/>
            <w:gridSpan w:val="3"/>
            <w:tcBorders>
              <w:left w:val="single" w:sz="4" w:space="0" w:color="000000"/>
            </w:tcBorders>
            <w:shd w:val="clear" w:color="auto" w:fill="auto"/>
          </w:tcPr>
          <w:p w:rsidR="00550E39" w:rsidRPr="00A87E9E" w:rsidRDefault="00550E39" w:rsidP="00121E3D">
            <w:pPr>
              <w:pStyle w:val="Texto0"/>
              <w:snapToGrid w:val="0"/>
              <w:ind w:firstLine="0"/>
              <w:rPr>
                <w:i/>
                <w:iCs/>
                <w:sz w:val="18"/>
                <w:szCs w:val="18"/>
              </w:rPr>
            </w:pPr>
            <w:r w:rsidRPr="00A87E9E">
              <w:rPr>
                <w:i/>
                <w:iCs/>
                <w:sz w:val="18"/>
                <w:szCs w:val="18"/>
              </w:rPr>
              <w:t>DDD/Fax</w:t>
            </w:r>
          </w:p>
        </w:tc>
        <w:tc>
          <w:tcPr>
            <w:tcW w:w="2797" w:type="dxa"/>
            <w:tcBorders>
              <w:left w:val="single" w:sz="4" w:space="0" w:color="000000"/>
              <w:right w:val="single" w:sz="4" w:space="0" w:color="000000"/>
            </w:tcBorders>
            <w:shd w:val="clear" w:color="auto" w:fill="auto"/>
          </w:tcPr>
          <w:p w:rsidR="00550E39" w:rsidRPr="00A87E9E" w:rsidRDefault="00550E39" w:rsidP="00121E3D">
            <w:pPr>
              <w:snapToGrid w:val="0"/>
              <w:jc w:val="center"/>
              <w:rPr>
                <w:sz w:val="18"/>
                <w:lang w:val="pt-BR"/>
              </w:rPr>
            </w:pPr>
            <w:r w:rsidRPr="00A87E9E">
              <w:rPr>
                <w:sz w:val="18"/>
                <w:lang w:val="pt-BR"/>
              </w:rPr>
              <w:t>E-mail</w:t>
            </w:r>
          </w:p>
        </w:tc>
      </w:tr>
      <w:tr w:rsidR="00550E39" w:rsidRPr="00A87E9E" w:rsidTr="00121E3D">
        <w:trPr>
          <w:cantSplit/>
          <w:trHeight w:val="128"/>
        </w:trPr>
        <w:tc>
          <w:tcPr>
            <w:tcW w:w="1529"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@CIDADE@</w:t>
            </w:r>
          </w:p>
        </w:tc>
        <w:tc>
          <w:tcPr>
            <w:tcW w:w="555"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@UF@</w:t>
            </w:r>
          </w:p>
        </w:tc>
        <w:tc>
          <w:tcPr>
            <w:tcW w:w="1305"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lang w:val="pt-BR"/>
              </w:rPr>
            </w:pPr>
            <w:r>
              <w:rPr>
                <w:b/>
                <w:lang w:val="pt-BR"/>
              </w:rPr>
              <w:t>@CEP@</w:t>
            </w:r>
          </w:p>
        </w:tc>
        <w:tc>
          <w:tcPr>
            <w:tcW w:w="1440" w:type="dxa"/>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sz w:val="20"/>
                <w:szCs w:val="20"/>
                <w:lang w:val="pt-BR"/>
              </w:rPr>
            </w:pPr>
            <w:r>
              <w:rPr>
                <w:b/>
                <w:sz w:val="20"/>
                <w:szCs w:val="20"/>
                <w:lang w:val="pt-BR"/>
              </w:rPr>
              <w:t xml:space="preserve"> @TELEFONE@</w:t>
            </w:r>
          </w:p>
        </w:tc>
        <w:tc>
          <w:tcPr>
            <w:tcW w:w="1409" w:type="dxa"/>
            <w:gridSpan w:val="3"/>
            <w:tcBorders>
              <w:left w:val="single" w:sz="4" w:space="0" w:color="000000"/>
              <w:bottom w:val="single" w:sz="4" w:space="0" w:color="auto"/>
            </w:tcBorders>
            <w:shd w:val="clear" w:color="auto" w:fill="auto"/>
          </w:tcPr>
          <w:p w:rsidR="00550E39" w:rsidRPr="00A87E9E" w:rsidRDefault="00BB3C92" w:rsidP="00121E3D">
            <w:pPr>
              <w:snapToGrid w:val="0"/>
              <w:spacing w:before="60" w:after="60"/>
              <w:jc w:val="center"/>
              <w:rPr>
                <w:b/>
                <w:sz w:val="16"/>
                <w:lang w:val="pt-BR"/>
              </w:rPr>
            </w:pPr>
            <w:r>
              <w:rPr>
                <w:b/>
                <w:sz w:val="20"/>
                <w:szCs w:val="20"/>
                <w:lang w:val="pt-BR"/>
              </w:rPr>
              <w:t>@FAX@</w:t>
            </w:r>
          </w:p>
        </w:tc>
        <w:tc>
          <w:tcPr>
            <w:tcW w:w="2797" w:type="dxa"/>
            <w:tcBorders>
              <w:left w:val="single" w:sz="4" w:space="0" w:color="000000"/>
              <w:bottom w:val="single" w:sz="4" w:space="0" w:color="auto"/>
              <w:right w:val="single" w:sz="4" w:space="0" w:color="000000"/>
            </w:tcBorders>
            <w:shd w:val="clear" w:color="auto" w:fill="auto"/>
          </w:tcPr>
          <w:p w:rsidR="00550E39" w:rsidRPr="00A87E9E" w:rsidRDefault="00B42D86" w:rsidP="00121E3D">
            <w:pPr>
              <w:snapToGrid w:val="0"/>
              <w:spacing w:before="60" w:after="60"/>
              <w:jc w:val="center"/>
              <w:rPr>
                <w:b/>
                <w:sz w:val="20"/>
                <w:szCs w:val="20"/>
                <w:lang w:val="pt-BR"/>
              </w:rPr>
            </w:pPr>
            <w:hyperlink r:id="rId11" w:history="1">
              <w:r w:rsidR="00BB3C92">
                <w:rPr>
                  <w:rStyle w:val="Hyperlink"/>
                  <w:b/>
                  <w:color w:val="auto"/>
                  <w:sz w:val="20"/>
                  <w:szCs w:val="20"/>
                  <w:u w:val="none"/>
                  <w:lang w:val="pt-BR"/>
                </w:rPr>
                <w:t>@EMAIL@</w:t>
              </w:r>
            </w:hyperlink>
          </w:p>
        </w:tc>
      </w:tr>
    </w:tbl>
    <w:p w:rsidR="0010028A" w:rsidRDefault="0010028A" w:rsidP="000C6B8F">
      <w:pPr>
        <w:pStyle w:val="Legenda"/>
      </w:pPr>
      <w:bookmarkStart w:id="6" w:name="_Toc390885361"/>
      <w:r w:rsidRPr="00A87E9E">
        <w:t xml:space="preserve">Quadro </w:t>
      </w:r>
      <w:r w:rsidRPr="00A87E9E">
        <w:fldChar w:fldCharType="begin"/>
      </w:r>
      <w:r w:rsidRPr="00A87E9E">
        <w:instrText xml:space="preserve"> SEQ Quadro \* ARABIC </w:instrText>
      </w:r>
      <w:r w:rsidRPr="00A87E9E">
        <w:fldChar w:fldCharType="separate"/>
      </w:r>
      <w:r w:rsidR="003376A8">
        <w:rPr>
          <w:noProof/>
        </w:rPr>
        <w:t>1</w:t>
      </w:r>
      <w:r w:rsidRPr="00A87E9E">
        <w:fldChar w:fldCharType="end"/>
      </w:r>
      <w:r w:rsidRPr="00A87E9E">
        <w:t xml:space="preserve"> – Caracterização Institucional</w:t>
      </w:r>
      <w:bookmarkEnd w:id="6"/>
    </w:p>
    <w:p w:rsidR="00BB3C92" w:rsidRPr="00BB3C92" w:rsidRDefault="00BB3C92" w:rsidP="00BB3C92"/>
    <w:tbl>
      <w:tblPr>
        <w:tblW w:w="9035" w:type="dxa"/>
        <w:tblInd w:w="69" w:type="dxa"/>
        <w:tblLayout w:type="fixed"/>
        <w:tblCellMar>
          <w:left w:w="70" w:type="dxa"/>
          <w:right w:w="70" w:type="dxa"/>
        </w:tblCellMar>
        <w:tblLook w:val="0000" w:firstRow="0" w:lastRow="0" w:firstColumn="0" w:lastColumn="0" w:noHBand="0" w:noVBand="0"/>
      </w:tblPr>
      <w:tblGrid>
        <w:gridCol w:w="1529"/>
        <w:gridCol w:w="555"/>
        <w:gridCol w:w="1305"/>
        <w:gridCol w:w="1440"/>
        <w:gridCol w:w="1126"/>
        <w:gridCol w:w="283"/>
        <w:gridCol w:w="151"/>
        <w:gridCol w:w="2646"/>
      </w:tblGrid>
      <w:tr w:rsidR="00BB3C92" w:rsidRPr="00A87E9E" w:rsidTr="002B3FB2">
        <w:tc>
          <w:tcPr>
            <w:tcW w:w="6238" w:type="dxa"/>
            <w:gridSpan w:val="6"/>
            <w:tcBorders>
              <w:top w:val="single" w:sz="4" w:space="0" w:color="000000"/>
              <w:lef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Nome da Entidade Mantenedora</w:t>
            </w:r>
          </w:p>
        </w:tc>
        <w:tc>
          <w:tcPr>
            <w:tcW w:w="2797" w:type="dxa"/>
            <w:gridSpan w:val="2"/>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CNPJ</w:t>
            </w:r>
          </w:p>
        </w:tc>
      </w:tr>
      <w:tr w:rsidR="00BB3C92" w:rsidRPr="00A87E9E" w:rsidTr="002B3FB2">
        <w:tc>
          <w:tcPr>
            <w:tcW w:w="6238" w:type="dxa"/>
            <w:gridSpan w:val="6"/>
            <w:tcBorders>
              <w:left w:val="single" w:sz="4" w:space="0" w:color="000000"/>
              <w:bottom w:val="single" w:sz="4" w:space="0" w:color="000000"/>
            </w:tcBorders>
            <w:shd w:val="clear" w:color="auto" w:fill="auto"/>
          </w:tcPr>
          <w:p w:rsidR="00BB3C92" w:rsidRPr="00A87E9E" w:rsidRDefault="00BB3C92" w:rsidP="002B3FB2">
            <w:pPr>
              <w:snapToGrid w:val="0"/>
              <w:spacing w:before="60" w:after="60"/>
              <w:jc w:val="both"/>
              <w:rPr>
                <w:b/>
                <w:sz w:val="20"/>
                <w:szCs w:val="20"/>
                <w:lang w:val="pt-BR"/>
              </w:rPr>
            </w:pPr>
            <w:r>
              <w:rPr>
                <w:b/>
                <w:lang w:val="pt-BR"/>
              </w:rPr>
              <w:t>@NOME_INSTITUTO@</w:t>
            </w:r>
          </w:p>
        </w:tc>
        <w:tc>
          <w:tcPr>
            <w:tcW w:w="2797" w:type="dxa"/>
            <w:gridSpan w:val="2"/>
            <w:tcBorders>
              <w:left w:val="single" w:sz="4" w:space="0" w:color="000000"/>
              <w:bottom w:val="single" w:sz="4" w:space="0" w:color="000000"/>
              <w:right w:val="single" w:sz="4" w:space="0" w:color="000000"/>
            </w:tcBorders>
            <w:shd w:val="clear" w:color="auto" w:fill="auto"/>
          </w:tcPr>
          <w:p w:rsidR="00BB3C92" w:rsidRPr="00A87E9E" w:rsidRDefault="00BB3C92" w:rsidP="002B3FB2">
            <w:pPr>
              <w:snapToGrid w:val="0"/>
              <w:spacing w:before="60" w:after="60"/>
              <w:jc w:val="center"/>
              <w:rPr>
                <w:b/>
                <w:lang w:val="pt-BR"/>
              </w:rPr>
            </w:pPr>
            <w:r>
              <w:rPr>
                <w:b/>
                <w:lang w:val="pt-BR"/>
              </w:rPr>
              <w:t>@CNPJ@</w:t>
            </w:r>
          </w:p>
        </w:tc>
      </w:tr>
      <w:tr w:rsidR="00BB3C92" w:rsidRPr="00A87E9E" w:rsidTr="002B3FB2">
        <w:trPr>
          <w:cantSplit/>
        </w:trPr>
        <w:tc>
          <w:tcPr>
            <w:tcW w:w="9035" w:type="dxa"/>
            <w:gridSpan w:val="8"/>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Nome do Dirigente</w:t>
            </w:r>
          </w:p>
        </w:tc>
      </w:tr>
      <w:tr w:rsidR="00BB3C92" w:rsidRPr="00A87E9E" w:rsidTr="002B3FB2">
        <w:trPr>
          <w:cantSplit/>
        </w:trPr>
        <w:tc>
          <w:tcPr>
            <w:tcW w:w="9035" w:type="dxa"/>
            <w:gridSpan w:val="8"/>
            <w:tcBorders>
              <w:left w:val="single" w:sz="4" w:space="0" w:color="000000"/>
              <w:right w:val="single" w:sz="4" w:space="0" w:color="000000"/>
            </w:tcBorders>
            <w:shd w:val="clear" w:color="auto" w:fill="auto"/>
          </w:tcPr>
          <w:p w:rsidR="00BB3C92" w:rsidRPr="00A87E9E" w:rsidRDefault="00BB3C92" w:rsidP="002B3FB2">
            <w:pPr>
              <w:snapToGrid w:val="0"/>
              <w:spacing w:before="60" w:after="60"/>
              <w:rPr>
                <w:b/>
                <w:sz w:val="18"/>
                <w:lang w:val="pt-BR"/>
              </w:rPr>
            </w:pPr>
            <w:r>
              <w:rPr>
                <w:b/>
                <w:lang w:val="pt-BR"/>
              </w:rPr>
              <w:t>@NOME_DIRIGENTE@</w:t>
            </w:r>
          </w:p>
        </w:tc>
      </w:tr>
      <w:tr w:rsidR="00BB3C92" w:rsidRPr="00A87E9E" w:rsidTr="002B3FB2">
        <w:trPr>
          <w:cantSplit/>
          <w:trHeight w:val="355"/>
        </w:trPr>
        <w:tc>
          <w:tcPr>
            <w:tcW w:w="5955" w:type="dxa"/>
            <w:gridSpan w:val="5"/>
            <w:tcBorders>
              <w:top w:val="single" w:sz="4" w:space="0" w:color="000000"/>
              <w:lef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Endereço da Entidade Mantenedora</w:t>
            </w:r>
          </w:p>
        </w:tc>
        <w:tc>
          <w:tcPr>
            <w:tcW w:w="3080" w:type="dxa"/>
            <w:gridSpan w:val="3"/>
            <w:tcBorders>
              <w:top w:val="single" w:sz="4" w:space="0" w:color="000000"/>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Bairro</w:t>
            </w:r>
          </w:p>
        </w:tc>
      </w:tr>
      <w:tr w:rsidR="00BB3C92" w:rsidRPr="00A87E9E" w:rsidTr="002B3FB2">
        <w:trPr>
          <w:cantSplit/>
        </w:trPr>
        <w:tc>
          <w:tcPr>
            <w:tcW w:w="5955" w:type="dxa"/>
            <w:gridSpan w:val="5"/>
            <w:tcBorders>
              <w:left w:val="single" w:sz="4" w:space="0" w:color="000000"/>
              <w:bottom w:val="single" w:sz="4" w:space="0" w:color="auto"/>
            </w:tcBorders>
            <w:shd w:val="clear" w:color="auto" w:fill="auto"/>
          </w:tcPr>
          <w:p w:rsidR="00BB3C92" w:rsidRPr="00A87E9E" w:rsidRDefault="00BB3C92" w:rsidP="002B3FB2">
            <w:pPr>
              <w:snapToGrid w:val="0"/>
              <w:spacing w:before="60" w:after="60"/>
              <w:jc w:val="both"/>
              <w:rPr>
                <w:b/>
                <w:sz w:val="18"/>
                <w:lang w:val="pt-BR"/>
              </w:rPr>
            </w:pPr>
            <w:r>
              <w:rPr>
                <w:b/>
                <w:sz w:val="18"/>
                <w:lang w:val="pt-BR"/>
              </w:rPr>
              <w:t>@ENDERECO_INSTITUTO@</w:t>
            </w:r>
          </w:p>
        </w:tc>
        <w:tc>
          <w:tcPr>
            <w:tcW w:w="3080" w:type="dxa"/>
            <w:gridSpan w:val="3"/>
            <w:tcBorders>
              <w:left w:val="single" w:sz="4" w:space="0" w:color="000000"/>
              <w:bottom w:val="single" w:sz="4" w:space="0" w:color="auto"/>
              <w:right w:val="single" w:sz="4" w:space="0" w:color="000000"/>
            </w:tcBorders>
            <w:shd w:val="clear" w:color="auto" w:fill="auto"/>
          </w:tcPr>
          <w:p w:rsidR="00BB3C92" w:rsidRPr="00A87E9E" w:rsidRDefault="00BB3C92" w:rsidP="002B3FB2">
            <w:pPr>
              <w:snapToGrid w:val="0"/>
              <w:spacing w:before="60" w:after="60"/>
              <w:jc w:val="both"/>
              <w:rPr>
                <w:b/>
                <w:lang w:val="pt-BR"/>
              </w:rPr>
            </w:pPr>
            <w:r>
              <w:rPr>
                <w:b/>
                <w:sz w:val="18"/>
                <w:lang w:val="pt-BR"/>
              </w:rPr>
              <w:t>@BAIRRO@</w:t>
            </w:r>
          </w:p>
        </w:tc>
      </w:tr>
      <w:tr w:rsidR="00BB3C92" w:rsidRPr="00A87E9E" w:rsidTr="002B3FB2">
        <w:tc>
          <w:tcPr>
            <w:tcW w:w="1529"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Cidade</w:t>
            </w:r>
          </w:p>
          <w:p w:rsidR="00BB3C92" w:rsidRPr="00A87E9E" w:rsidRDefault="00BB3C92" w:rsidP="002B3FB2">
            <w:pPr>
              <w:snapToGrid w:val="0"/>
              <w:jc w:val="center"/>
              <w:rPr>
                <w:sz w:val="18"/>
                <w:lang w:val="pt-BR"/>
              </w:rPr>
            </w:pPr>
            <w:r>
              <w:rPr>
                <w:b/>
                <w:sz w:val="18"/>
                <w:lang w:val="pt-BR"/>
              </w:rPr>
              <w:t>@CIDADE@</w:t>
            </w:r>
          </w:p>
        </w:tc>
        <w:tc>
          <w:tcPr>
            <w:tcW w:w="555"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UF</w:t>
            </w:r>
            <w:r>
              <w:rPr>
                <w:b/>
                <w:sz w:val="18"/>
                <w:lang w:val="pt-BR"/>
              </w:rPr>
              <w:t xml:space="preserve"> @UF@</w:t>
            </w:r>
          </w:p>
        </w:tc>
        <w:tc>
          <w:tcPr>
            <w:tcW w:w="1305"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CEP</w:t>
            </w:r>
          </w:p>
          <w:p w:rsidR="00BB3C92" w:rsidRPr="00A87E9E" w:rsidRDefault="00BB3C92" w:rsidP="002B3FB2">
            <w:pPr>
              <w:snapToGrid w:val="0"/>
              <w:jc w:val="center"/>
              <w:rPr>
                <w:sz w:val="18"/>
                <w:lang w:val="pt-BR"/>
              </w:rPr>
            </w:pPr>
            <w:r>
              <w:rPr>
                <w:b/>
                <w:sz w:val="18"/>
                <w:lang w:val="pt-BR"/>
              </w:rPr>
              <w:t>@CEP@</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DDD/Telefone</w:t>
            </w:r>
          </w:p>
          <w:p w:rsidR="00BB3C92" w:rsidRPr="00A87E9E" w:rsidRDefault="00BB3C92" w:rsidP="002B3FB2">
            <w:pPr>
              <w:snapToGrid w:val="0"/>
              <w:jc w:val="center"/>
              <w:rPr>
                <w:sz w:val="18"/>
                <w:lang w:val="pt-BR"/>
              </w:rPr>
            </w:pPr>
            <w:r>
              <w:rPr>
                <w:b/>
                <w:sz w:val="18"/>
                <w:lang w:val="pt-BR"/>
              </w:rPr>
              <w:t>@TELEFONE@</w:t>
            </w:r>
          </w:p>
        </w:tc>
        <w:tc>
          <w:tcPr>
            <w:tcW w:w="1560" w:type="dxa"/>
            <w:gridSpan w:val="3"/>
            <w:tcBorders>
              <w:top w:val="single" w:sz="4" w:space="0" w:color="auto"/>
              <w:left w:val="single" w:sz="4" w:space="0" w:color="auto"/>
              <w:bottom w:val="single" w:sz="4" w:space="0" w:color="auto"/>
              <w:right w:val="single" w:sz="4" w:space="0" w:color="auto"/>
            </w:tcBorders>
            <w:shd w:val="clear" w:color="auto" w:fill="auto"/>
          </w:tcPr>
          <w:p w:rsidR="00BB3C92" w:rsidRDefault="00BB3C92" w:rsidP="002B3FB2">
            <w:pPr>
              <w:snapToGrid w:val="0"/>
              <w:jc w:val="center"/>
              <w:rPr>
                <w:sz w:val="18"/>
                <w:lang w:val="pt-BR"/>
              </w:rPr>
            </w:pPr>
            <w:r w:rsidRPr="00A87E9E">
              <w:rPr>
                <w:sz w:val="18"/>
                <w:lang w:val="pt-BR"/>
              </w:rPr>
              <w:t>DDD/Fax</w:t>
            </w:r>
          </w:p>
          <w:p w:rsidR="00BB3C92" w:rsidRPr="00A87E9E" w:rsidRDefault="00BB3C92" w:rsidP="002B3FB2">
            <w:pPr>
              <w:snapToGrid w:val="0"/>
              <w:jc w:val="center"/>
              <w:rPr>
                <w:sz w:val="18"/>
                <w:lang w:val="pt-BR"/>
              </w:rPr>
            </w:pPr>
            <w:r>
              <w:rPr>
                <w:sz w:val="18"/>
                <w:lang w:val="pt-BR"/>
              </w:rPr>
              <w:t>@FAX@</w:t>
            </w:r>
          </w:p>
        </w:tc>
        <w:tc>
          <w:tcPr>
            <w:tcW w:w="2646" w:type="dxa"/>
            <w:tcBorders>
              <w:top w:val="single" w:sz="4" w:space="0" w:color="auto"/>
              <w:left w:val="single" w:sz="4" w:space="0" w:color="auto"/>
              <w:bottom w:val="single" w:sz="4" w:space="0" w:color="auto"/>
              <w:right w:val="single" w:sz="4" w:space="0" w:color="auto"/>
            </w:tcBorders>
            <w:shd w:val="clear" w:color="auto" w:fill="auto"/>
          </w:tcPr>
          <w:p w:rsidR="00BB3C92" w:rsidRPr="00A87E9E" w:rsidRDefault="00BB3C92" w:rsidP="002B3FB2">
            <w:pPr>
              <w:snapToGrid w:val="0"/>
              <w:jc w:val="center"/>
              <w:rPr>
                <w:sz w:val="18"/>
                <w:lang w:val="pt-BR"/>
              </w:rPr>
            </w:pPr>
            <w:r w:rsidRPr="00A87E9E">
              <w:rPr>
                <w:sz w:val="18"/>
                <w:lang w:val="pt-BR"/>
              </w:rPr>
              <w:t>E-mail</w:t>
            </w:r>
          </w:p>
          <w:p w:rsidR="00BB3C92" w:rsidRPr="00A87E9E" w:rsidRDefault="00B42D86" w:rsidP="002B3FB2">
            <w:pPr>
              <w:snapToGrid w:val="0"/>
              <w:jc w:val="center"/>
              <w:rPr>
                <w:sz w:val="18"/>
                <w:lang w:val="pt-BR"/>
              </w:rPr>
            </w:pPr>
            <w:hyperlink r:id="rId12" w:history="1">
              <w:r w:rsidR="00BB3C92">
                <w:rPr>
                  <w:rStyle w:val="Hyperlink"/>
                  <w:b/>
                  <w:sz w:val="18"/>
                  <w:lang w:val="pt-BR"/>
                </w:rPr>
                <w:t>@EMAIL@</w:t>
              </w:r>
            </w:hyperlink>
          </w:p>
        </w:tc>
      </w:tr>
      <w:tr w:rsidR="00BB3C92" w:rsidRPr="00A87E9E" w:rsidTr="002B3FB2">
        <w:trPr>
          <w:cantSplit/>
        </w:trPr>
        <w:tc>
          <w:tcPr>
            <w:tcW w:w="9035" w:type="dxa"/>
            <w:gridSpan w:val="8"/>
            <w:tcBorders>
              <w:top w:val="single" w:sz="4" w:space="0" w:color="auto"/>
              <w:left w:val="single" w:sz="4" w:space="0" w:color="000000"/>
              <w:right w:val="single" w:sz="4" w:space="0" w:color="000000"/>
            </w:tcBorders>
            <w:shd w:val="clear" w:color="auto" w:fill="auto"/>
          </w:tcPr>
          <w:p w:rsidR="00BB3C92" w:rsidRPr="00A87E9E" w:rsidRDefault="00BB3C92" w:rsidP="002B3FB2">
            <w:pPr>
              <w:snapToGrid w:val="0"/>
              <w:rPr>
                <w:sz w:val="18"/>
                <w:lang w:val="pt-BR"/>
              </w:rPr>
            </w:pPr>
            <w:r w:rsidRPr="00A87E9E">
              <w:rPr>
                <w:sz w:val="18"/>
                <w:lang w:val="pt-BR"/>
              </w:rPr>
              <w:t>Denominação do Instituto (Instituto Federal de Educação, Ciência e Tecnologia)</w:t>
            </w:r>
          </w:p>
        </w:tc>
      </w:tr>
      <w:tr w:rsidR="00BB3C92" w:rsidRPr="00A87E9E" w:rsidTr="002B3FB2">
        <w:trPr>
          <w:cantSplit/>
        </w:trPr>
        <w:tc>
          <w:tcPr>
            <w:tcW w:w="9035" w:type="dxa"/>
            <w:gridSpan w:val="8"/>
            <w:tcBorders>
              <w:left w:val="single" w:sz="4" w:space="0" w:color="000000"/>
              <w:bottom w:val="single" w:sz="4" w:space="0" w:color="000000"/>
              <w:right w:val="single" w:sz="4" w:space="0" w:color="000000"/>
            </w:tcBorders>
            <w:shd w:val="clear" w:color="auto" w:fill="auto"/>
          </w:tcPr>
          <w:p w:rsidR="00BB3C92" w:rsidRPr="00A87E9E" w:rsidRDefault="00BB3C92" w:rsidP="002B3FB2">
            <w:pPr>
              <w:snapToGrid w:val="0"/>
              <w:spacing w:before="60" w:after="60"/>
              <w:rPr>
                <w:b/>
                <w:lang w:val="pt-BR"/>
              </w:rPr>
            </w:pPr>
            <w:r>
              <w:rPr>
                <w:b/>
                <w:lang w:val="pt-BR"/>
              </w:rPr>
              <w:t>@DENOMINACAO@</w:t>
            </w:r>
          </w:p>
        </w:tc>
      </w:tr>
    </w:tbl>
    <w:p w:rsidR="001D2067" w:rsidRDefault="001D2067" w:rsidP="001D2067">
      <w:pPr>
        <w:rPr>
          <w:kern w:val="0"/>
          <w:sz w:val="22"/>
          <w:szCs w:val="22"/>
          <w:lang w:val="en-US" w:eastAsia="en-US" w:bidi="ar-SA"/>
        </w:rPr>
      </w:pPr>
    </w:p>
    <w:p w:rsidR="0010028A" w:rsidRPr="00A87E9E" w:rsidRDefault="0010028A" w:rsidP="0010028A">
      <w:pPr>
        <w:pStyle w:val="PPCs"/>
        <w:numPr>
          <w:ilvl w:val="0"/>
          <w:numId w:val="0"/>
        </w:numPr>
        <w:ind w:left="360"/>
        <w:rPr>
          <w:lang w:val="de-DE"/>
        </w:rPr>
      </w:pPr>
    </w:p>
    <w:p w:rsidR="00550E39" w:rsidRPr="00A87E9E" w:rsidRDefault="00550E39" w:rsidP="00550E39">
      <w:pPr>
        <w:pStyle w:val="PPCs"/>
      </w:pPr>
      <w:bookmarkStart w:id="7" w:name="_Toc388901642"/>
      <w:bookmarkStart w:id="8" w:name="_Toc391299522"/>
      <w:r w:rsidRPr="00A87E9E">
        <w:t>Identificação do Câmpus Machado</w:t>
      </w:r>
      <w:bookmarkEnd w:id="7"/>
      <w:bookmarkEnd w:id="8"/>
    </w:p>
    <w:tbl>
      <w:tblPr>
        <w:tblW w:w="9015" w:type="dxa"/>
        <w:tblInd w:w="24" w:type="dxa"/>
        <w:tblLayout w:type="fixed"/>
        <w:tblCellMar>
          <w:left w:w="10" w:type="dxa"/>
          <w:right w:w="10" w:type="dxa"/>
        </w:tblCellMar>
        <w:tblLook w:val="0000" w:firstRow="0" w:lastRow="0" w:firstColumn="0" w:lastColumn="0" w:noHBand="0" w:noVBand="0"/>
      </w:tblPr>
      <w:tblGrid>
        <w:gridCol w:w="1515"/>
        <w:gridCol w:w="555"/>
        <w:gridCol w:w="1305"/>
        <w:gridCol w:w="1351"/>
        <w:gridCol w:w="89"/>
        <w:gridCol w:w="1351"/>
        <w:gridCol w:w="401"/>
        <w:gridCol w:w="2448"/>
      </w:tblGrid>
      <w:tr w:rsidR="00550E39" w:rsidRPr="00A87E9E" w:rsidTr="00121E3D">
        <w:tc>
          <w:tcPr>
            <w:tcW w:w="6567" w:type="dxa"/>
            <w:gridSpan w:val="7"/>
            <w:tcBorders>
              <w:top w:val="single" w:sz="4" w:space="0" w:color="000000"/>
              <w:lef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Nome do Local de Oferta</w:t>
            </w:r>
          </w:p>
        </w:tc>
        <w:tc>
          <w:tcPr>
            <w:tcW w:w="2448" w:type="dxa"/>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CNPJ</w:t>
            </w:r>
          </w:p>
        </w:tc>
      </w:tr>
      <w:tr w:rsidR="00550E39" w:rsidRPr="00A87E9E" w:rsidTr="00121E3D">
        <w:tc>
          <w:tcPr>
            <w:tcW w:w="6567" w:type="dxa"/>
            <w:gridSpan w:val="7"/>
            <w:tcBorders>
              <w:left w:val="single" w:sz="4" w:space="0" w:color="000000"/>
            </w:tcBorders>
            <w:tcMar>
              <w:top w:w="0" w:type="dxa"/>
              <w:left w:w="70" w:type="dxa"/>
              <w:bottom w:w="0" w:type="dxa"/>
              <w:right w:w="70" w:type="dxa"/>
            </w:tcMar>
          </w:tcPr>
          <w:p w:rsidR="00550E39" w:rsidRPr="00A87E9E" w:rsidRDefault="00AE570F" w:rsidP="00121E3D">
            <w:pPr>
              <w:pStyle w:val="Standard"/>
              <w:tabs>
                <w:tab w:val="left" w:pos="0"/>
              </w:tabs>
              <w:snapToGrid w:val="0"/>
              <w:spacing w:before="60" w:after="60"/>
              <w:rPr>
                <w:b/>
                <w:lang w:val="pt-BR"/>
              </w:rPr>
            </w:pPr>
            <w:r>
              <w:rPr>
                <w:b/>
                <w:lang w:val="pt-BR"/>
              </w:rPr>
              <w:t>@NOME_INSTITUTO@</w:t>
            </w:r>
          </w:p>
        </w:tc>
        <w:tc>
          <w:tcPr>
            <w:tcW w:w="2448" w:type="dxa"/>
            <w:tcBorders>
              <w:left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tabs>
                <w:tab w:val="left" w:pos="1072"/>
              </w:tabs>
              <w:autoSpaceDE w:val="0"/>
              <w:snapToGrid w:val="0"/>
              <w:ind w:left="352" w:right="18" w:hanging="180"/>
              <w:rPr>
                <w:b/>
                <w:sz w:val="22"/>
                <w:szCs w:val="22"/>
                <w:lang w:val="pt-BR"/>
              </w:rPr>
            </w:pPr>
            <w:r>
              <w:rPr>
                <w:b/>
                <w:sz w:val="22"/>
                <w:szCs w:val="22"/>
                <w:lang w:val="pt-BR"/>
              </w:rPr>
              <w:t>@CNPJ@</w:t>
            </w:r>
          </w:p>
        </w:tc>
      </w:tr>
      <w:tr w:rsidR="00550E39" w:rsidRPr="00A87E9E" w:rsidTr="00121E3D">
        <w:trPr>
          <w:cantSplit/>
        </w:trPr>
        <w:tc>
          <w:tcPr>
            <w:tcW w:w="9015" w:type="dxa"/>
            <w:gridSpan w:val="8"/>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Nome do Dirigente</w:t>
            </w:r>
          </w:p>
        </w:tc>
      </w:tr>
      <w:tr w:rsidR="00550E39" w:rsidRPr="00A87E9E" w:rsidTr="00121E3D">
        <w:trPr>
          <w:cantSplit/>
        </w:trPr>
        <w:tc>
          <w:tcPr>
            <w:tcW w:w="9015" w:type="dxa"/>
            <w:gridSpan w:val="8"/>
            <w:tcBorders>
              <w:left w:val="single" w:sz="4" w:space="0" w:color="000000"/>
              <w:right w:val="single" w:sz="4" w:space="0" w:color="000000"/>
            </w:tcBorders>
            <w:tcMar>
              <w:top w:w="0" w:type="dxa"/>
              <w:left w:w="70" w:type="dxa"/>
              <w:bottom w:w="0" w:type="dxa"/>
              <w:right w:w="70" w:type="dxa"/>
            </w:tcMar>
          </w:tcPr>
          <w:p w:rsidR="00550E39" w:rsidRPr="00A87E9E" w:rsidRDefault="00AE570F" w:rsidP="00472741">
            <w:pPr>
              <w:pStyle w:val="Standard"/>
              <w:snapToGrid w:val="0"/>
              <w:spacing w:before="60" w:after="60"/>
              <w:rPr>
                <w:b/>
                <w:lang w:val="pt-BR"/>
              </w:rPr>
            </w:pPr>
            <w:r>
              <w:rPr>
                <w:b/>
                <w:lang w:val="pt-BR"/>
              </w:rPr>
              <w:t>@NOME_DIRIGENTE@</w:t>
            </w:r>
          </w:p>
        </w:tc>
      </w:tr>
      <w:tr w:rsidR="00550E39" w:rsidRPr="00A87E9E" w:rsidTr="00121E3D">
        <w:trPr>
          <w:cantSplit/>
        </w:trPr>
        <w:tc>
          <w:tcPr>
            <w:tcW w:w="4726" w:type="dxa"/>
            <w:gridSpan w:val="4"/>
            <w:tcBorders>
              <w:top w:val="single" w:sz="4" w:space="0" w:color="000000"/>
              <w:lef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Endereço do Instituto</w:t>
            </w:r>
          </w:p>
        </w:tc>
        <w:tc>
          <w:tcPr>
            <w:tcW w:w="4289" w:type="dxa"/>
            <w:gridSpan w:val="4"/>
            <w:tcBorders>
              <w:top w:val="single" w:sz="4" w:space="0" w:color="000000"/>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rPr>
                <w:sz w:val="18"/>
                <w:lang w:val="pt-BR"/>
              </w:rPr>
            </w:pPr>
            <w:r w:rsidRPr="00A87E9E">
              <w:rPr>
                <w:sz w:val="18"/>
                <w:lang w:val="pt-BR"/>
              </w:rPr>
              <w:t>Bairro</w:t>
            </w:r>
          </w:p>
        </w:tc>
      </w:tr>
      <w:tr w:rsidR="00550E39" w:rsidRPr="00A87E9E" w:rsidTr="00121E3D">
        <w:trPr>
          <w:cantSplit/>
        </w:trPr>
        <w:tc>
          <w:tcPr>
            <w:tcW w:w="4726" w:type="dxa"/>
            <w:gridSpan w:val="4"/>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both"/>
              <w:rPr>
                <w:b/>
                <w:lang w:val="pt-BR"/>
              </w:rPr>
            </w:pPr>
            <w:r>
              <w:rPr>
                <w:b/>
                <w:lang w:val="pt-BR"/>
              </w:rPr>
              <w:t>@ENDERECO_INSTITUTO@</w:t>
            </w:r>
          </w:p>
        </w:tc>
        <w:tc>
          <w:tcPr>
            <w:tcW w:w="4289" w:type="dxa"/>
            <w:gridSpan w:val="4"/>
            <w:tcBorders>
              <w:left w:val="single" w:sz="4" w:space="0" w:color="000000"/>
              <w:bottom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@CENTRO@</w:t>
            </w:r>
          </w:p>
        </w:tc>
      </w:tr>
      <w:tr w:rsidR="00550E39" w:rsidRPr="00A87E9E" w:rsidTr="00121E3D">
        <w:tc>
          <w:tcPr>
            <w:tcW w:w="151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Cidade</w:t>
            </w:r>
          </w:p>
        </w:tc>
        <w:tc>
          <w:tcPr>
            <w:tcW w:w="55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UF</w:t>
            </w:r>
          </w:p>
        </w:tc>
        <w:tc>
          <w:tcPr>
            <w:tcW w:w="1305" w:type="dxa"/>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CEP</w:t>
            </w:r>
          </w:p>
        </w:tc>
        <w:tc>
          <w:tcPr>
            <w:tcW w:w="1440" w:type="dxa"/>
            <w:gridSpan w:val="2"/>
            <w:tcBorders>
              <w:lef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DDD/Telefone</w:t>
            </w:r>
          </w:p>
        </w:tc>
        <w:tc>
          <w:tcPr>
            <w:tcW w:w="1351" w:type="dxa"/>
            <w:tcBorders>
              <w:left w:val="single" w:sz="4" w:space="0" w:color="000000"/>
            </w:tcBorders>
            <w:tcMar>
              <w:top w:w="0" w:type="dxa"/>
              <w:left w:w="70" w:type="dxa"/>
              <w:bottom w:w="0" w:type="dxa"/>
              <w:right w:w="70" w:type="dxa"/>
            </w:tcMar>
          </w:tcPr>
          <w:p w:rsidR="00550E39" w:rsidRPr="00A87E9E" w:rsidRDefault="00550E39" w:rsidP="00121E3D">
            <w:pPr>
              <w:pStyle w:val="Text"/>
              <w:rPr>
                <w:i w:val="0"/>
                <w:iCs w:val="0"/>
                <w:sz w:val="18"/>
                <w:szCs w:val="18"/>
                <w:lang w:val="pt-BR"/>
              </w:rPr>
            </w:pPr>
            <w:r w:rsidRPr="00A87E9E">
              <w:rPr>
                <w:i w:val="0"/>
                <w:iCs w:val="0"/>
                <w:sz w:val="18"/>
                <w:szCs w:val="18"/>
                <w:lang w:val="pt-BR"/>
              </w:rPr>
              <w:t>DDD/Fax</w:t>
            </w:r>
          </w:p>
        </w:tc>
        <w:tc>
          <w:tcPr>
            <w:tcW w:w="2849" w:type="dxa"/>
            <w:gridSpan w:val="2"/>
            <w:tcBorders>
              <w:left w:val="single" w:sz="4" w:space="0" w:color="000000"/>
              <w:right w:val="single" w:sz="4" w:space="0" w:color="000000"/>
            </w:tcBorders>
            <w:tcMar>
              <w:top w:w="0" w:type="dxa"/>
              <w:left w:w="70" w:type="dxa"/>
              <w:bottom w:w="0" w:type="dxa"/>
              <w:right w:w="70" w:type="dxa"/>
            </w:tcMar>
          </w:tcPr>
          <w:p w:rsidR="00550E39" w:rsidRPr="00A87E9E" w:rsidRDefault="00550E39" w:rsidP="00121E3D">
            <w:pPr>
              <w:pStyle w:val="Standard"/>
              <w:snapToGrid w:val="0"/>
              <w:jc w:val="center"/>
              <w:rPr>
                <w:sz w:val="18"/>
                <w:lang w:val="pt-BR"/>
              </w:rPr>
            </w:pPr>
            <w:r w:rsidRPr="00A87E9E">
              <w:rPr>
                <w:sz w:val="18"/>
                <w:lang w:val="pt-BR"/>
              </w:rPr>
              <w:t>E-mail</w:t>
            </w:r>
          </w:p>
        </w:tc>
      </w:tr>
      <w:tr w:rsidR="00550E39" w:rsidRPr="00A87E9E" w:rsidTr="00121E3D">
        <w:trPr>
          <w:cantSplit/>
          <w:trHeight w:val="128"/>
        </w:trPr>
        <w:tc>
          <w:tcPr>
            <w:tcW w:w="151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@CIDADE@</w:t>
            </w:r>
          </w:p>
        </w:tc>
        <w:tc>
          <w:tcPr>
            <w:tcW w:w="55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@UF@</w:t>
            </w:r>
          </w:p>
        </w:tc>
        <w:tc>
          <w:tcPr>
            <w:tcW w:w="1305"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lang w:val="pt-BR"/>
              </w:rPr>
            </w:pPr>
            <w:r>
              <w:rPr>
                <w:b/>
                <w:lang w:val="pt-BR"/>
              </w:rPr>
              <w:t>@CEP@</w:t>
            </w:r>
          </w:p>
        </w:tc>
        <w:tc>
          <w:tcPr>
            <w:tcW w:w="1440" w:type="dxa"/>
            <w:gridSpan w:val="2"/>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20"/>
                <w:szCs w:val="20"/>
                <w:lang w:val="pt-BR"/>
              </w:rPr>
            </w:pPr>
            <w:r>
              <w:rPr>
                <w:b/>
                <w:sz w:val="20"/>
                <w:szCs w:val="20"/>
                <w:lang w:val="pt-BR"/>
              </w:rPr>
              <w:t>@TELEFONE@</w:t>
            </w:r>
          </w:p>
        </w:tc>
        <w:tc>
          <w:tcPr>
            <w:tcW w:w="1351" w:type="dxa"/>
            <w:tcBorders>
              <w:left w:val="single" w:sz="4" w:space="0" w:color="000000"/>
              <w:bottom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16"/>
                <w:lang w:val="pt-BR"/>
              </w:rPr>
            </w:pPr>
            <w:r>
              <w:rPr>
                <w:b/>
                <w:sz w:val="20"/>
                <w:szCs w:val="20"/>
                <w:lang w:val="pt-BR"/>
              </w:rPr>
              <w:t>@FAX@</w:t>
            </w:r>
          </w:p>
        </w:tc>
        <w:tc>
          <w:tcPr>
            <w:tcW w:w="2849" w:type="dxa"/>
            <w:gridSpan w:val="2"/>
            <w:tcBorders>
              <w:left w:val="single" w:sz="4" w:space="0" w:color="000000"/>
              <w:bottom w:val="single" w:sz="4" w:space="0" w:color="000000"/>
              <w:right w:val="single" w:sz="4" w:space="0" w:color="000000"/>
            </w:tcBorders>
            <w:tcMar>
              <w:top w:w="0" w:type="dxa"/>
              <w:left w:w="70" w:type="dxa"/>
              <w:bottom w:w="0" w:type="dxa"/>
              <w:right w:w="70" w:type="dxa"/>
            </w:tcMar>
          </w:tcPr>
          <w:p w:rsidR="00550E39" w:rsidRPr="00A87E9E" w:rsidRDefault="00AE570F" w:rsidP="00121E3D">
            <w:pPr>
              <w:pStyle w:val="Standard"/>
              <w:snapToGrid w:val="0"/>
              <w:spacing w:before="60" w:after="60"/>
              <w:jc w:val="center"/>
              <w:rPr>
                <w:b/>
                <w:sz w:val="20"/>
                <w:szCs w:val="20"/>
                <w:lang w:val="pt-BR"/>
              </w:rPr>
            </w:pPr>
            <w:r>
              <w:rPr>
                <w:b/>
                <w:sz w:val="18"/>
                <w:szCs w:val="20"/>
                <w:lang w:val="pt-BR"/>
              </w:rPr>
              <w:t>@EMAIL@</w:t>
            </w:r>
          </w:p>
        </w:tc>
      </w:tr>
    </w:tbl>
    <w:p w:rsidR="0010028A" w:rsidRDefault="0010028A" w:rsidP="000C6B8F">
      <w:pPr>
        <w:pStyle w:val="Legenda"/>
      </w:pPr>
      <w:bookmarkStart w:id="9" w:name="_Toc390885362"/>
      <w:r w:rsidRPr="00A87E9E">
        <w:t>Quadro 2 – Identificação do Câmpus Machado</w:t>
      </w:r>
      <w:bookmarkEnd w:id="9"/>
    </w:p>
    <w:p w:rsidR="001D2067" w:rsidRDefault="001D2067" w:rsidP="001D2067">
      <w:pPr>
        <w:rPr>
          <w:kern w:val="0"/>
          <w:sz w:val="22"/>
          <w:szCs w:val="22"/>
          <w:lang w:val="en-US" w:eastAsia="en-US" w:bidi="ar-SA"/>
        </w:rPr>
      </w:pPr>
    </w:p>
    <w:p w:rsidR="001D2067" w:rsidRPr="001D2067" w:rsidRDefault="001D2067" w:rsidP="001D2067"/>
    <w:p w:rsidR="00BB410D" w:rsidRPr="00A87E9E" w:rsidRDefault="00BB410D" w:rsidP="00E836D7">
      <w:pPr>
        <w:pStyle w:val="Legenda"/>
        <w:rPr>
          <w:b/>
        </w:rPr>
      </w:pPr>
    </w:p>
    <w:p w:rsidR="00BB410D" w:rsidRPr="00A87E9E" w:rsidRDefault="00BB410D" w:rsidP="00BB410D">
      <w:pPr>
        <w:pStyle w:val="PPCs"/>
      </w:pPr>
      <w:bookmarkStart w:id="10" w:name="_Toc388901648"/>
      <w:bookmarkStart w:id="11" w:name="_Toc391299523"/>
      <w:r w:rsidRPr="00A87E9E">
        <w:t>Legislação referencial para construção do Projeto Pedagógico</w:t>
      </w:r>
      <w:bookmarkEnd w:id="10"/>
      <w:bookmarkEnd w:id="1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6"/>
        <w:gridCol w:w="5351"/>
      </w:tblGrid>
      <w:tr w:rsidR="00BB410D" w:rsidRPr="00A87E9E" w:rsidTr="00042E59">
        <w:trPr>
          <w:trHeight w:val="340"/>
        </w:trPr>
        <w:tc>
          <w:tcPr>
            <w:tcW w:w="3576" w:type="dxa"/>
            <w:vAlign w:val="center"/>
          </w:tcPr>
          <w:p w:rsidR="00BB410D" w:rsidRPr="00A87E9E" w:rsidRDefault="005B5BD1" w:rsidP="00042E59">
            <w:pPr>
              <w:autoSpaceDE w:val="0"/>
              <w:adjustRightInd w:val="0"/>
              <w:snapToGrid w:val="0"/>
              <w:rPr>
                <w:rFonts w:eastAsia="Times New Roman" w:cs="Times New Roman"/>
                <w:color w:val="000000"/>
                <w:lang w:val="pt-BR"/>
              </w:rPr>
            </w:pPr>
            <w:r>
              <w:rPr>
                <w:rFonts w:eastAsia="Times New Roman" w:cs="Times New Roman"/>
                <w:color w:val="000000"/>
                <w:lang w:val="pt-BR"/>
              </w:rPr>
              <w:t>@LEI@</w:t>
            </w:r>
          </w:p>
        </w:tc>
        <w:tc>
          <w:tcPr>
            <w:tcW w:w="5351" w:type="dxa"/>
            <w:vAlign w:val="center"/>
          </w:tcPr>
          <w:p w:rsidR="00BB410D" w:rsidRPr="00A87E9E" w:rsidRDefault="005B5BD1" w:rsidP="00042E59">
            <w:pPr>
              <w:autoSpaceDE w:val="0"/>
              <w:adjustRightInd w:val="0"/>
              <w:snapToGrid w:val="0"/>
              <w:jc w:val="both"/>
              <w:rPr>
                <w:rFonts w:eastAsia="Times New Roman" w:cs="Times New Roman"/>
                <w:color w:val="000000"/>
                <w:lang w:val="pt-BR"/>
              </w:rPr>
            </w:pPr>
            <w:r>
              <w:rPr>
                <w:rFonts w:eastAsia="Times New Roman" w:cs="Times New Roman"/>
                <w:color w:val="000000"/>
                <w:lang w:val="pt-BR"/>
              </w:rPr>
              <w:t>@EMENTA@</w:t>
            </w:r>
          </w:p>
        </w:tc>
      </w:tr>
    </w:tbl>
    <w:p w:rsidR="00550E39" w:rsidRPr="00A87E9E" w:rsidRDefault="00BB410D" w:rsidP="000C6B8F">
      <w:pPr>
        <w:pStyle w:val="Legenda"/>
      </w:pPr>
      <w:bookmarkStart w:id="12" w:name="_Toc390882280"/>
      <w:bookmarkStart w:id="13" w:name="_Toc390882779"/>
      <w:bookmarkStart w:id="14" w:name="_Toc390885363"/>
      <w:r w:rsidRPr="00A87E9E">
        <w:t xml:space="preserve">Quadro </w:t>
      </w:r>
      <w:r w:rsidR="00E836D7" w:rsidRPr="00A87E9E">
        <w:t>3</w:t>
      </w:r>
      <w:r w:rsidRPr="00A87E9E">
        <w:t xml:space="preserve"> – Referências de legislação para construção do PPC</w:t>
      </w:r>
      <w:bookmarkEnd w:id="12"/>
      <w:bookmarkEnd w:id="13"/>
      <w:bookmarkEnd w:id="14"/>
    </w:p>
    <w:p w:rsidR="00FE3148" w:rsidRDefault="00FE3148" w:rsidP="00FE3148">
      <w:pPr>
        <w:pStyle w:val="PPCs"/>
        <w:numPr>
          <w:ilvl w:val="0"/>
          <w:numId w:val="0"/>
        </w:numPr>
        <w:ind w:left="360"/>
      </w:pPr>
      <w:bookmarkStart w:id="15" w:name="_Toc388901643"/>
    </w:p>
    <w:p w:rsidR="0010028A" w:rsidRPr="00A87E9E" w:rsidRDefault="0010028A" w:rsidP="0010028A">
      <w:pPr>
        <w:pStyle w:val="PPCs"/>
      </w:pPr>
      <w:bookmarkStart w:id="16" w:name="_Toc391299524"/>
      <w:r w:rsidRPr="00A87E9E">
        <w:t>Caracterização Institucional do IFSULDEMINAS</w:t>
      </w:r>
      <w:bookmarkEnd w:id="15"/>
      <w:bookmarkEnd w:id="16"/>
    </w:p>
    <w:p w:rsidR="00BC695B" w:rsidRPr="00A87E9E" w:rsidRDefault="0010028A" w:rsidP="000F69ED">
      <w:pPr>
        <w:pStyle w:val="Standard"/>
        <w:spacing w:line="360" w:lineRule="auto"/>
        <w:ind w:firstLine="706"/>
        <w:jc w:val="both"/>
        <w:rPr>
          <w:rFonts w:cs="Times New Roman"/>
          <w:kern w:val="0"/>
          <w:sz w:val="23"/>
          <w:szCs w:val="23"/>
          <w:lang w:val="pt-BR" w:eastAsia="pt-BR" w:bidi="ar-SA"/>
        </w:rPr>
      </w:pPr>
      <w:r w:rsidRPr="00A87E9E">
        <w:rPr>
          <w:lang w:val="pt-BR"/>
        </w:rPr>
        <w:t>Em 2008 o Governo Federal ampliou o acesso à educação do país com a criação</w:t>
      </w:r>
      <w:r w:rsidR="000F69ED" w:rsidRPr="00A87E9E">
        <w:rPr>
          <w:lang w:val="pt-BR"/>
        </w:rPr>
        <w:t xml:space="preserve"> </w:t>
      </w:r>
      <w:r w:rsidRPr="00A87E9E">
        <w:rPr>
          <w:lang w:val="pt-BR"/>
        </w:rPr>
        <w:t>dos Institutos Federais. Através da Rede Federal de Educação Profissional e</w:t>
      </w:r>
      <w:r w:rsidR="00BC695B" w:rsidRPr="00A87E9E">
        <w:rPr>
          <w:lang w:val="pt-BR"/>
        </w:rPr>
        <w:t xml:space="preserve"> </w:t>
      </w:r>
      <w:r w:rsidRPr="00A87E9E">
        <w:rPr>
          <w:lang w:val="pt-BR"/>
        </w:rPr>
        <w:t>Tecnológica 31 Centros Federais de Educação Tecnológica (CEFETs), 75 Unidades</w:t>
      </w:r>
      <w:r w:rsidR="00BC695B" w:rsidRPr="00A87E9E">
        <w:rPr>
          <w:lang w:val="pt-BR"/>
        </w:rPr>
        <w:t xml:space="preserve"> </w:t>
      </w:r>
      <w:r w:rsidRPr="00A87E9E">
        <w:rPr>
          <w:lang w:val="pt-BR"/>
        </w:rPr>
        <w:t>Descentralizadas de Ensino (UNEDs), 39 Escolas Agrotécnicas, 7 Escolas Técnicas</w:t>
      </w:r>
      <w:r w:rsidR="00BC695B" w:rsidRPr="00A87E9E">
        <w:rPr>
          <w:lang w:val="pt-BR"/>
        </w:rPr>
        <w:t xml:space="preserve"> </w:t>
      </w:r>
      <w:r w:rsidRPr="00A87E9E">
        <w:rPr>
          <w:lang w:val="pt-BR"/>
        </w:rPr>
        <w:t>Federais e 8 escolas vinculadas a universidades deixaram de existir para formar os</w:t>
      </w:r>
      <w:r w:rsidR="00BC695B" w:rsidRPr="00A87E9E">
        <w:rPr>
          <w:lang w:val="pt-BR"/>
        </w:rPr>
        <w:t xml:space="preserve"> </w:t>
      </w:r>
      <w:r w:rsidRPr="00A87E9E">
        <w:rPr>
          <w:lang w:val="pt-BR"/>
        </w:rPr>
        <w:t>Institutos Federais de Educação, Ciência e Tecnologia.</w:t>
      </w:r>
      <w:r w:rsidR="00BC695B" w:rsidRPr="00A87E9E">
        <w:rPr>
          <w:lang w:val="pt-BR"/>
        </w:rPr>
        <w:t xml:space="preserve"> </w:t>
      </w:r>
      <w:r w:rsidRPr="00A87E9E">
        <w:rPr>
          <w:lang w:val="pt-BR"/>
        </w:rPr>
        <w:t>No Sul de Minas, as Escolas Agrotécnicas Federais de Inconfidentes, Machado e</w:t>
      </w:r>
      <w:r w:rsidR="00BC695B" w:rsidRPr="00A87E9E">
        <w:rPr>
          <w:lang w:val="pt-BR"/>
        </w:rPr>
        <w:t xml:space="preserve"> </w:t>
      </w:r>
      <w:r w:rsidRPr="00A87E9E">
        <w:rPr>
          <w:lang w:val="pt-BR"/>
        </w:rPr>
        <w:t>Muzambinho, tradicionalmente reconhecidas pela qualidade na oferta de ensino médio e</w:t>
      </w:r>
      <w:r w:rsidR="00BC695B" w:rsidRPr="00A87E9E">
        <w:rPr>
          <w:lang w:val="pt-BR"/>
        </w:rPr>
        <w:t xml:space="preserve"> </w:t>
      </w:r>
      <w:r w:rsidRPr="00A87E9E">
        <w:rPr>
          <w:rFonts w:cs="Times New Roman"/>
          <w:kern w:val="0"/>
          <w:sz w:val="23"/>
          <w:szCs w:val="23"/>
          <w:lang w:val="pt-BR" w:eastAsia="pt-BR" w:bidi="ar-SA"/>
        </w:rPr>
        <w:t>técnico foram unificadas. Originou-se assim, o atual Instituto Federal de Educação,</w:t>
      </w:r>
      <w:r w:rsidR="00BC695B"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Ciência e Tecnologia do Sul de Minas Gerais - IFSULDEMINAS. Atualmente, além dos</w:t>
      </w:r>
      <w:r w:rsidR="00BC695B"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câmpus de Inconfidentes, Machado, Muzambinho, os câmpus de Pouso Alegre, Poços</w:t>
      </w:r>
      <w:r w:rsidR="00BC695B"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de Caldas e Passos compõem o IFSULDEMINAS que também possui Unidades</w:t>
      </w:r>
      <w:r w:rsidR="00BC695B" w:rsidRPr="00A87E9E">
        <w:rPr>
          <w:rFonts w:cs="Times New Roman"/>
          <w:kern w:val="0"/>
          <w:sz w:val="23"/>
          <w:szCs w:val="23"/>
          <w:lang w:val="pt-BR" w:eastAsia="pt-BR" w:bidi="ar-SA"/>
        </w:rPr>
        <w:t xml:space="preserve"> </w:t>
      </w:r>
      <w:r w:rsidRPr="00A87E9E">
        <w:t>Avançadas e Polos de Rede nas cidades da região. A Reitoria interliga toda a estrutura</w:t>
      </w:r>
      <w:r w:rsidR="00BC695B" w:rsidRPr="00A87E9E">
        <w:t xml:space="preserve"> </w:t>
      </w:r>
      <w:r w:rsidR="00BC695B" w:rsidRPr="00A87E9E">
        <w:rPr>
          <w:rFonts w:cs="Times New Roman"/>
          <w:kern w:val="0"/>
          <w:sz w:val="23"/>
          <w:szCs w:val="23"/>
          <w:lang w:val="pt-BR" w:eastAsia="pt-BR" w:bidi="ar-SA"/>
        </w:rPr>
        <w:t>administrativa e educacional dos câmpus. Sediada em Pouso Alegre, sua estratégica localização, permite fácil acesso aos câmpus e unidades do IFSULDEMINAS, como observa-se no mapa apresentado na Figura .</w:t>
      </w:r>
    </w:p>
    <w:p w:rsidR="00BC695B" w:rsidRPr="00A87E9E" w:rsidRDefault="00BC695B" w:rsidP="00BC695B">
      <w:pPr>
        <w:pStyle w:val="Standard"/>
        <w:spacing w:line="360" w:lineRule="auto"/>
        <w:jc w:val="both"/>
        <w:rPr>
          <w:rFonts w:cs="Times New Roman"/>
          <w:kern w:val="0"/>
          <w:sz w:val="23"/>
          <w:szCs w:val="23"/>
          <w:lang w:val="pt-BR" w:eastAsia="pt-BR" w:bidi="ar-SA"/>
        </w:rPr>
      </w:pPr>
    </w:p>
    <w:p w:rsidR="00BC695B" w:rsidRPr="00A87E9E" w:rsidRDefault="00A6558C" w:rsidP="00BC695B">
      <w:pPr>
        <w:pStyle w:val="Standard"/>
        <w:spacing w:line="360" w:lineRule="auto"/>
        <w:jc w:val="both"/>
      </w:pPr>
      <w:r>
        <w:lastRenderedPageBreak/>
        <w:pict>
          <v:shape id="_x0000_i1025" type="#_x0000_t75" style="width:434.25pt;height:405pt">
            <v:imagedata r:id="rId13" o:title=""/>
          </v:shape>
        </w:pict>
      </w:r>
    </w:p>
    <w:p w:rsidR="00BC695B" w:rsidRPr="00A87E9E" w:rsidRDefault="00BC695B" w:rsidP="00BC695B">
      <w:pPr>
        <w:pStyle w:val="Legenda"/>
        <w:rPr>
          <w:b/>
          <w:lang w:val="pt-BR"/>
        </w:rPr>
      </w:pPr>
      <w:bookmarkStart w:id="17" w:name="_Toc388901752"/>
      <w:bookmarkStart w:id="18" w:name="_Toc390885364"/>
      <w:r w:rsidRPr="00A87E9E">
        <w:rPr>
          <w:b/>
          <w:lang w:val="pt-BR"/>
        </w:rPr>
        <w:t xml:space="preserve">Figura </w:t>
      </w:r>
      <w:r w:rsidRPr="00A87E9E">
        <w:rPr>
          <w:b/>
          <w:lang w:val="pt-BR"/>
        </w:rPr>
        <w:fldChar w:fldCharType="begin"/>
      </w:r>
      <w:r w:rsidRPr="00A87E9E">
        <w:rPr>
          <w:b/>
          <w:lang w:val="pt-BR"/>
        </w:rPr>
        <w:instrText xml:space="preserve"> SEQ Figura \* ARABIC </w:instrText>
      </w:r>
      <w:r w:rsidRPr="00A87E9E">
        <w:rPr>
          <w:b/>
          <w:lang w:val="pt-BR"/>
        </w:rPr>
        <w:fldChar w:fldCharType="separate"/>
      </w:r>
      <w:r w:rsidR="003376A8">
        <w:rPr>
          <w:b/>
          <w:noProof/>
          <w:lang w:val="pt-BR"/>
        </w:rPr>
        <w:t>1</w:t>
      </w:r>
      <w:r w:rsidRPr="00A87E9E">
        <w:rPr>
          <w:b/>
          <w:lang w:val="pt-BR"/>
        </w:rPr>
        <w:fldChar w:fldCharType="end"/>
      </w:r>
      <w:r w:rsidRPr="00A87E9E">
        <w:rPr>
          <w:b/>
          <w:lang w:val="pt-BR"/>
        </w:rPr>
        <w:t xml:space="preserve"> -  Mapa do câmpus</w:t>
      </w:r>
      <w:bookmarkEnd w:id="17"/>
      <w:bookmarkEnd w:id="18"/>
    </w:p>
    <w:p w:rsidR="00BC695B" w:rsidRPr="00A87E9E" w:rsidRDefault="00BC695B" w:rsidP="00BC695B">
      <w:pPr>
        <w:pStyle w:val="Standard"/>
        <w:spacing w:line="360" w:lineRule="auto"/>
        <w:jc w:val="both"/>
        <w:rPr>
          <w:lang w:val="pt-BR"/>
        </w:rPr>
      </w:pPr>
    </w:p>
    <w:p w:rsidR="00BC695B" w:rsidRPr="00A87E9E" w:rsidRDefault="004D7CE3" w:rsidP="00BC695B">
      <w:pPr>
        <w:pStyle w:val="PPCs"/>
      </w:pPr>
      <w:bookmarkStart w:id="19" w:name="_Toc388901644"/>
      <w:bookmarkStart w:id="20" w:name="_Toc391299525"/>
      <w:r w:rsidRPr="00A87E9E">
        <w:t>Histórico Institucional do Câmpus Machado</w:t>
      </w:r>
      <w:bookmarkEnd w:id="19"/>
      <w:bookmarkEnd w:id="20"/>
    </w:p>
    <w:p w:rsidR="00F03780" w:rsidRPr="00A87E9E" w:rsidRDefault="00BC695B" w:rsidP="00F03780">
      <w:pPr>
        <w:pStyle w:val="Standard"/>
        <w:spacing w:line="360" w:lineRule="auto"/>
        <w:ind w:firstLine="706"/>
        <w:jc w:val="both"/>
        <w:rPr>
          <w:rFonts w:cs="Times New Roman"/>
          <w:kern w:val="0"/>
          <w:sz w:val="23"/>
          <w:szCs w:val="23"/>
          <w:lang w:val="pt-BR" w:eastAsia="pt-BR" w:bidi="ar-SA"/>
        </w:rPr>
      </w:pPr>
      <w:r w:rsidRPr="00A87E9E">
        <w:rPr>
          <w:lang w:val="pt-BR"/>
        </w:rPr>
        <w:t>O câmpus Machado do Instituto Federal de Educação, Ciência e Tecnologia do</w:t>
      </w:r>
      <w:r w:rsidR="00F03780" w:rsidRPr="00A87E9E">
        <w:rPr>
          <w:lang w:val="pt-BR"/>
        </w:rPr>
        <w:t xml:space="preserve"> </w:t>
      </w:r>
      <w:r w:rsidRPr="00A87E9E">
        <w:rPr>
          <w:lang w:val="pt-BR"/>
        </w:rPr>
        <w:t>Sul de Minas Gerais está localizado a 8 Km do centro urbano da cidade de Machado, na</w:t>
      </w:r>
      <w:r w:rsidR="00F03780" w:rsidRPr="00A87E9E">
        <w:rPr>
          <w:lang w:val="pt-BR"/>
        </w:rPr>
        <w:t xml:space="preserve"> </w:t>
      </w:r>
      <w:r w:rsidRPr="00A87E9E">
        <w:rPr>
          <w:lang w:val="pt-BR"/>
        </w:rPr>
        <w:t>região sul de Minas Gerais. As regiões Sul e Sudoeste de Minas são formadas por 156</w:t>
      </w:r>
      <w:r w:rsidR="00F03780" w:rsidRPr="00A87E9E">
        <w:rPr>
          <w:lang w:val="pt-BR"/>
        </w:rPr>
        <w:t xml:space="preserve"> </w:t>
      </w:r>
      <w:r w:rsidRPr="00A87E9E">
        <w:rPr>
          <w:lang w:val="pt-BR"/>
        </w:rPr>
        <w:t>municípios, abrangendo uma área de 54614 Km², com uma população estimada em</w:t>
      </w:r>
      <w:r w:rsidR="00F03780" w:rsidRPr="00A87E9E">
        <w:rPr>
          <w:lang w:val="pt-BR"/>
        </w:rPr>
        <w:t xml:space="preserve"> </w:t>
      </w:r>
      <w:r w:rsidRPr="00A87E9E">
        <w:rPr>
          <w:lang w:val="pt-BR"/>
        </w:rPr>
        <w:t xml:space="preserve">2.618.000 habitantes. A agricultura ainda é a </w:t>
      </w:r>
      <w:r w:rsidRPr="00A87E9E">
        <w:rPr>
          <w:rFonts w:cs="Times New Roman"/>
          <w:kern w:val="0"/>
          <w:sz w:val="23"/>
          <w:szCs w:val="23"/>
          <w:lang w:val="pt-BR" w:eastAsia="pt-BR" w:bidi="ar-SA"/>
        </w:rPr>
        <w:t>atividade econômica mais forte, baseada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na cultura do café (30% da produção nacional, de qualidade reconhecida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internacionalmente) e por uma das principais bacias leiteiras do País.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O Instituto Federal de Educação, Ciência e Tecnologia do Sul de Minas Gerais -</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câmpus Machado foi inaugurado oficialmente como Escola de Iniciação Agrícola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Machado em 03 de julho de 1957, como uma escola voltada para as necessidades do</w:t>
      </w:r>
      <w:r w:rsidR="00F03780" w:rsidRPr="00A87E9E">
        <w:rPr>
          <w:rFonts w:cs="Times New Roman"/>
          <w:kern w:val="0"/>
          <w:sz w:val="23"/>
          <w:szCs w:val="23"/>
          <w:lang w:val="pt-BR" w:eastAsia="pt-BR" w:bidi="ar-SA"/>
        </w:rPr>
        <w:t xml:space="preserve"> </w:t>
      </w:r>
      <w:r w:rsidRPr="00A87E9E">
        <w:t>meio rural, no sistema “Escola Fazenda”. Pelo Decreto nº 53.558 de 14 de fevereiro de</w:t>
      </w:r>
      <w:r w:rsidR="00F03780" w:rsidRPr="00A87E9E">
        <w:t xml:space="preserve"> </w:t>
      </w:r>
      <w:r w:rsidRPr="00A87E9E">
        <w:rPr>
          <w:rFonts w:cs="Times New Roman"/>
          <w:kern w:val="0"/>
          <w:sz w:val="23"/>
          <w:szCs w:val="23"/>
          <w:lang w:val="pt-BR" w:eastAsia="pt-BR" w:bidi="ar-SA"/>
        </w:rPr>
        <w:t>1964, foi transformado em Ginásio Agrícola de Machado e, pelo Decreto nº 83.935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04 de setembro de 1979, passou a denominar-se Escola Agrotécnica Federal de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Machado. Hoje é uma autarquia Federal vinculada à SEMTEC/MEC sob a égide da Lei</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Federal nº 8.731 de 16 de novembro de 1993.</w:t>
      </w:r>
      <w:r w:rsidR="00F03780" w:rsidRPr="00A87E9E">
        <w:rPr>
          <w:rFonts w:cs="Times New Roman"/>
          <w:kern w:val="0"/>
          <w:sz w:val="23"/>
          <w:szCs w:val="23"/>
          <w:lang w:val="pt-BR" w:eastAsia="pt-BR" w:bidi="ar-SA"/>
        </w:rPr>
        <w:t xml:space="preserve"> </w:t>
      </w:r>
    </w:p>
    <w:p w:rsidR="00BC695B" w:rsidRPr="00A87E9E" w:rsidRDefault="00BC695B" w:rsidP="00F03780">
      <w:pPr>
        <w:pStyle w:val="Standard"/>
        <w:spacing w:line="360" w:lineRule="auto"/>
        <w:ind w:firstLine="706"/>
        <w:jc w:val="both"/>
      </w:pPr>
      <w:r w:rsidRPr="00A87E9E">
        <w:rPr>
          <w:rFonts w:cs="Times New Roman"/>
          <w:kern w:val="0"/>
          <w:sz w:val="23"/>
          <w:szCs w:val="23"/>
          <w:lang w:val="pt-BR" w:eastAsia="pt-BR" w:bidi="ar-SA"/>
        </w:rPr>
        <w:lastRenderedPageBreak/>
        <w:t>Hoje, o câmpus Machado, integra o Instituto Federal de Educação, Ciência e</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Tecnologia do Sul de Minas Gerais, criado a partir da Lei nº 11.892, de 29 de dezembro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de 2008, a partir da fusão de três antigas escolas agrotécnicas localizadas nos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municípios de Inconfidentes, Machado e Muzambinho visando o desenvolvimento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regional por meio da excelência na educação profissional e tecnológica.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O IFSULDEMINAS atua em diversos níveis: técnicos, superiores em tecnologia</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e licenciatura, bacharelado e pós-graduação, além da Educação à Distância. Além dos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câmpus em Machado, Inconfidentes, Muzambinho, Passos, Poços de Caldas e Pouso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Alegre, possui Núcleos Avançados e Pólos de Rede em diversas cidades da região.</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Articulando a tríade Ensino, Pesquisa e Extensão, o IFSULDEMINAS trabalha em</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função das necessidades regionais, capacitando mão de obra, prestando serviços,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desenvolvendo pesquisa aplicada que atenda as demandas da economia local e projetos</w:t>
      </w:r>
      <w:r w:rsidR="00F03780"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que colaboram para a qualidade de vida da população.</w:t>
      </w:r>
    </w:p>
    <w:p w:rsidR="0012522F" w:rsidRPr="00A87E9E" w:rsidRDefault="0012522F" w:rsidP="000A2452">
      <w:pPr>
        <w:pStyle w:val="PPCs"/>
      </w:pPr>
      <w:bookmarkStart w:id="21" w:name="_Toc388901645"/>
      <w:bookmarkStart w:id="22" w:name="_Toc391299526"/>
      <w:r w:rsidRPr="00A87E9E">
        <w:t>Apresentação</w:t>
      </w:r>
      <w:bookmarkEnd w:id="3"/>
      <w:bookmarkEnd w:id="21"/>
      <w:r w:rsidR="006E52A9" w:rsidRPr="00A87E9E">
        <w:t xml:space="preserve"> do curso</w:t>
      </w:r>
      <w:bookmarkEnd w:id="22"/>
    </w:p>
    <w:p w:rsidR="001F1C7C" w:rsidRPr="00A87E9E" w:rsidRDefault="001F1C7C" w:rsidP="001F1C7C">
      <w:pPr>
        <w:pStyle w:val="Standard"/>
        <w:spacing w:line="360" w:lineRule="auto"/>
        <w:ind w:firstLine="706"/>
        <w:jc w:val="both"/>
        <w:rPr>
          <w:rFonts w:cs="Times New Roman"/>
          <w:kern w:val="0"/>
          <w:sz w:val="23"/>
          <w:szCs w:val="23"/>
          <w:lang w:val="pt-BR" w:eastAsia="pt-BR" w:bidi="ar-SA"/>
        </w:rPr>
      </w:pPr>
      <w:r w:rsidRPr="00A87E9E">
        <w:rPr>
          <w:rFonts w:cs="Times New Roman"/>
          <w:kern w:val="0"/>
          <w:sz w:val="23"/>
          <w:szCs w:val="23"/>
          <w:lang w:val="pt-BR" w:eastAsia="pt-BR" w:bidi="ar-SA"/>
        </w:rPr>
        <w:t>O curso de Licenciatura em Computação do Instituto Federal de Educação, Ciência e Tecnologia do Sul de Minas Gerais (IFSULDEMINAS) – Câmpus Machado busca suprir a demanda por educadores capacitados na área de informática para atuação nas redes de ensino público e privado, bem como no exercício do papel de instrutores em cursos oferecidos por empresas privadas. O futuro professor terá também uma visão tecnológica em computação e poderá desempenhar suas atividades com profissionais de outras áreas, as quais podem integrar a computação ao aprendizado dos conteúdos de outras ciências.</w:t>
      </w:r>
    </w:p>
    <w:p w:rsidR="001F1C7C" w:rsidRDefault="001F1C7C" w:rsidP="001F1C7C">
      <w:pPr>
        <w:pStyle w:val="Standard"/>
        <w:spacing w:line="360" w:lineRule="auto"/>
        <w:ind w:firstLine="706"/>
        <w:jc w:val="both"/>
        <w:rPr>
          <w:rFonts w:cs="Times New Roman"/>
          <w:kern w:val="0"/>
          <w:sz w:val="23"/>
          <w:szCs w:val="23"/>
          <w:lang w:val="pt-BR" w:eastAsia="pt-BR" w:bidi="ar-SA"/>
        </w:rPr>
      </w:pPr>
      <w:r w:rsidRPr="00A87E9E">
        <w:rPr>
          <w:rFonts w:cs="Times New Roman"/>
          <w:kern w:val="0"/>
          <w:sz w:val="23"/>
          <w:szCs w:val="23"/>
          <w:lang w:val="pt-BR" w:eastAsia="pt-BR" w:bidi="ar-SA"/>
        </w:rPr>
        <w:t>As atividades do curso de Licenciatura em Computação devem atender as necessidades de conhecimento reveladas pelos alunos. A programação das atividades deverá relacionar a teoria e a prática no ensino da computação e as possibilidades de atuação profissional. Para dinamizar a metodologia do curso, as seguintes atividades poderão ser realizadas: participação em projetos de Extensão e Pesquisa; estímulo à produção intelectual através da prática metodológica de pesquisa; apoio a excursões didáticas, visitas técnicas e participação dos alunos em congressos e eventos de interesse, quando houver possibilidade orçamentária e de gestão; utilização das redes mundiais de informação; cooperação entre o IFSULDEMINAS e outras instituições públicas e/ou privadas, através de propostas de estágios extracurriculares e estágios supervisionados; interdisciplinaridade; aulas práticas em laboratórios de informática; pesquisas bibliográficas; aulas expositivas dialogadas; utilização de equipamento de apoio audiovisual;</w:t>
      </w:r>
      <w:r w:rsidR="00FE3148" w:rsidRPr="00A87E9E">
        <w:rPr>
          <w:rFonts w:cs="Times New Roman"/>
          <w:kern w:val="0"/>
          <w:sz w:val="23"/>
          <w:szCs w:val="23"/>
          <w:lang w:val="pt-BR" w:eastAsia="pt-BR" w:bidi="ar-SA"/>
        </w:rPr>
        <w:t xml:space="preserve"> </w:t>
      </w:r>
      <w:r w:rsidRPr="00A87E9E">
        <w:rPr>
          <w:rFonts w:cs="Times New Roman"/>
          <w:kern w:val="0"/>
          <w:sz w:val="23"/>
          <w:szCs w:val="23"/>
          <w:lang w:val="pt-BR" w:eastAsia="pt-BR" w:bidi="ar-SA"/>
        </w:rPr>
        <w:t>trabalhos complementares.</w:t>
      </w:r>
    </w:p>
    <w:p w:rsidR="001C1A4C" w:rsidRPr="00022518" w:rsidRDefault="001C1A4C" w:rsidP="001C1A4C">
      <w:pPr>
        <w:pStyle w:val="Standard"/>
        <w:spacing w:line="360" w:lineRule="auto"/>
        <w:jc w:val="both"/>
      </w:pPr>
      <w:r w:rsidRPr="00022518">
        <w:rPr>
          <w:rFonts w:cs="Times New Roman"/>
        </w:rPr>
        <w:tab/>
        <w:t xml:space="preserve"> Em atendimento ao Decreto Nº 5.626/2005, a disciplina Língua Brasileira de Sinais, com carga horária de 32 horas, deverá ser cursada como obrigatória pelos alunos do Curso de Licenciatura em Computação no sétimo período.</w:t>
      </w:r>
    </w:p>
    <w:p w:rsidR="001C1A4C" w:rsidRPr="00022518" w:rsidRDefault="001C1A4C" w:rsidP="001C1A4C">
      <w:pPr>
        <w:pStyle w:val="Standard"/>
        <w:spacing w:line="360" w:lineRule="auto"/>
        <w:jc w:val="both"/>
      </w:pPr>
      <w:r w:rsidRPr="00022518">
        <w:rPr>
          <w:rFonts w:cs="Times New Roman"/>
          <w:bCs/>
        </w:rPr>
        <w:tab/>
        <w:t xml:space="preserve">A Educação das Relações Étnico-Raciais e o estudo de História e Cultura Afro-Brasileira e Indígena serão </w:t>
      </w:r>
      <w:r w:rsidRPr="00022518">
        <w:rPr>
          <w:rFonts w:eastAsia="Calibri" w:cs="Times New Roman"/>
        </w:rPr>
        <w:t>contemplados como conteúdo curricular na disciplina Políticas II (</w:t>
      </w:r>
      <w:r w:rsidRPr="00022518">
        <w:rPr>
          <w:rFonts w:cs="Times New Roman"/>
        </w:rPr>
        <w:t xml:space="preserve">Resolução CNE nº 1/2004). </w:t>
      </w:r>
    </w:p>
    <w:p w:rsidR="001C1A4C" w:rsidRPr="00022518" w:rsidRDefault="001C1A4C" w:rsidP="001C1A4C">
      <w:pPr>
        <w:pStyle w:val="Textbody"/>
        <w:suppressAutoHyphens w:val="0"/>
        <w:spacing w:after="0" w:line="360" w:lineRule="auto"/>
        <w:ind w:firstLine="709"/>
        <w:jc w:val="both"/>
        <w:rPr>
          <w:rFonts w:eastAsia="Calibri"/>
        </w:rPr>
      </w:pPr>
      <w:r w:rsidRPr="00022518">
        <w:rPr>
          <w:rFonts w:eastAsia="Calibri"/>
        </w:rPr>
        <w:lastRenderedPageBreak/>
        <w:t>O assunto de educação ambiental, em atendimento a Lei Nº 9.795/1999 e Decreto nº 4.281/2002, será abordado no conteúdo curricular da disciplina</w:t>
      </w:r>
      <w:r w:rsidRPr="00022518">
        <w:rPr>
          <w:rFonts w:eastAsia="Calibri" w:cs="Times New Roman"/>
        </w:rPr>
        <w:t xml:space="preserve"> </w:t>
      </w:r>
      <w:r w:rsidRPr="00022518">
        <w:rPr>
          <w:rFonts w:eastAsia="Calibri"/>
        </w:rPr>
        <w:t xml:space="preserve">Introdução a Computação no que se refere aos aspectos legais. </w:t>
      </w:r>
    </w:p>
    <w:p w:rsidR="001C1A4C" w:rsidRPr="00A87E9E" w:rsidRDefault="001C1A4C" w:rsidP="001C1A4C">
      <w:pPr>
        <w:pStyle w:val="Standard"/>
        <w:spacing w:line="360" w:lineRule="auto"/>
        <w:ind w:firstLine="706"/>
        <w:jc w:val="both"/>
        <w:rPr>
          <w:rFonts w:cs="Times New Roman"/>
          <w:kern w:val="0"/>
          <w:sz w:val="23"/>
          <w:szCs w:val="23"/>
          <w:lang w:val="pt-BR" w:eastAsia="pt-BR" w:bidi="ar-SA"/>
        </w:rPr>
      </w:pPr>
      <w:r w:rsidRPr="00022518">
        <w:rPr>
          <w:rFonts w:eastAsia="Calibri"/>
          <w:bCs/>
        </w:rPr>
        <w:t xml:space="preserve">O tema Direitos Humanos será contemplado como conteúdo curricular na </w:t>
      </w:r>
      <w:r w:rsidRPr="00022518">
        <w:rPr>
          <w:rFonts w:eastAsia="Calibri"/>
        </w:rPr>
        <w:t xml:space="preserve">disciplina Sociologia I </w:t>
      </w:r>
      <w:r w:rsidRPr="00022518">
        <w:rPr>
          <w:rFonts w:eastAsia="Calibri"/>
          <w:bCs/>
        </w:rPr>
        <w:t>de acordo com a Resolução Nº 1/2012.</w:t>
      </w:r>
    </w:p>
    <w:p w:rsidR="006E52A9" w:rsidRPr="00A87E9E" w:rsidRDefault="006E52A9" w:rsidP="0012522F">
      <w:pPr>
        <w:pStyle w:val="Standard"/>
        <w:spacing w:line="360" w:lineRule="auto"/>
        <w:ind w:firstLine="709"/>
        <w:jc w:val="both"/>
        <w:rPr>
          <w:rFonts w:eastAsia="Times New Roman" w:cs="Times New Roman"/>
          <w:color w:val="000000"/>
          <w:lang w:val="pt-BR"/>
        </w:rPr>
      </w:pPr>
    </w:p>
    <w:p w:rsidR="006E52A9" w:rsidRPr="00A87E9E" w:rsidRDefault="006E52A9" w:rsidP="006E52A9">
      <w:pPr>
        <w:pStyle w:val="PPCs"/>
      </w:pPr>
      <w:bookmarkStart w:id="23" w:name="_Toc391299527"/>
      <w:r w:rsidRPr="00A87E9E">
        <w:t>Atribuições dos profissionais da Licenciatura em Computação</w:t>
      </w:r>
      <w:bookmarkEnd w:id="23"/>
    </w:p>
    <w:p w:rsidR="006E52A9" w:rsidRPr="00A87E9E" w:rsidRDefault="006E52A9" w:rsidP="0012522F">
      <w:pPr>
        <w:pStyle w:val="Standard"/>
        <w:spacing w:line="360" w:lineRule="auto"/>
        <w:ind w:firstLine="709"/>
        <w:jc w:val="both"/>
        <w:rPr>
          <w:rFonts w:eastAsia="Times New Roman" w:cs="Times New Roman"/>
          <w:color w:val="000000"/>
          <w:lang w:val="pt-BR"/>
        </w:rPr>
      </w:pPr>
    </w:p>
    <w:p w:rsidR="006E52A9" w:rsidRPr="00A87E9E" w:rsidRDefault="006E52A9" w:rsidP="006E52A9">
      <w:pPr>
        <w:widowControl/>
        <w:suppressAutoHyphens w:val="0"/>
        <w:autoSpaceDE w:val="0"/>
        <w:adjustRightInd w:val="0"/>
        <w:spacing w:line="360" w:lineRule="auto"/>
        <w:ind w:firstLine="709"/>
        <w:jc w:val="both"/>
        <w:textAlignment w:val="auto"/>
        <w:rPr>
          <w:rFonts w:cs="Times New Roman"/>
          <w:kern w:val="0"/>
          <w:lang w:val="pt-BR" w:eastAsia="pt-BR" w:bidi="ar-SA"/>
        </w:rPr>
      </w:pPr>
      <w:r w:rsidRPr="00A87E9E">
        <w:rPr>
          <w:lang w:val="pt-BR"/>
        </w:rPr>
        <w:t>O curso de Licenciatura em Computação do IFSULDEMINAS - câmpus Machado  tem como proposta metodológica o aprofundamento do conhecimento em computação e educação, levando em consideração a pesquisa e o ensino, a partir das bibliografias mais atuais, visando desenvolver o gosto e as habilidades tanto para o ensino quanto para a busca por maior aprimoramento nas diferentes áreas da computação. Para tanto enfatiza a técnica das aulas direcionadas e estimulam a postura crítica, a participação do aluno e o desenvolvimento do raciocínio lógico.</w:t>
      </w:r>
    </w:p>
    <w:p w:rsidR="006E52A9" w:rsidRPr="00A87E9E" w:rsidRDefault="006E52A9" w:rsidP="006E52A9">
      <w:pPr>
        <w:pStyle w:val="Contedodetabela"/>
        <w:spacing w:line="360" w:lineRule="auto"/>
        <w:ind w:firstLine="706"/>
        <w:jc w:val="both"/>
        <w:rPr>
          <w:lang w:val="pt-BR"/>
        </w:rPr>
      </w:pPr>
      <w:r w:rsidRPr="00A87E9E">
        <w:rPr>
          <w:lang w:val="pt-BR"/>
        </w:rPr>
        <w:t>As gestões metodológicas do curso têm o caráter motivador para instigar nos estudantes o questionamento constante e a visão crítica da realidade que se apresenta no contexto da computação e onde ele se contextualiza.</w:t>
      </w:r>
    </w:p>
    <w:p w:rsidR="006E52A9" w:rsidRPr="00A87E9E" w:rsidRDefault="006E52A9" w:rsidP="006E52A9">
      <w:pPr>
        <w:pStyle w:val="Contedodetabela"/>
        <w:spacing w:line="360" w:lineRule="auto"/>
        <w:ind w:firstLine="706"/>
        <w:jc w:val="both"/>
        <w:rPr>
          <w:lang w:val="pt-BR"/>
        </w:rPr>
      </w:pPr>
      <w:r w:rsidRPr="00A87E9E">
        <w:rPr>
          <w:lang w:val="pt-BR"/>
        </w:rPr>
        <w:t>Numa visão geral, o sistema metodológico das disciplinas para o curso de Licenciatura em Computação possui quatro componentes básicos que se articulam e interagem, visando uma formação profissional: organização curricular, recursos humanos, recursos metodológicos e infraestrutura. As interações entre professor, aluno, conteúdo, contexto e método revelam, efetivamente, as principais finalidades educativas.</w:t>
      </w:r>
    </w:p>
    <w:p w:rsidR="006E52A9" w:rsidRPr="00A87E9E" w:rsidRDefault="006E52A9" w:rsidP="006E52A9">
      <w:pPr>
        <w:pStyle w:val="Contedodetabela"/>
        <w:spacing w:line="360" w:lineRule="auto"/>
        <w:ind w:firstLine="706"/>
        <w:jc w:val="both"/>
        <w:rPr>
          <w:lang w:val="pt-BR"/>
        </w:rPr>
      </w:pPr>
      <w:r w:rsidRPr="00A87E9E">
        <w:rPr>
          <w:lang w:val="pt-BR"/>
        </w:rPr>
        <w:t>A educação voltada para a formação de competências exige que as disciplinas levem em conta a diversidade dos processos educativos, dentro e fora da escola, dos interesses e prioridades de formação de cada indivíduo. A necessidade de aprendizagem significativa, ensino contextualizado e formação de competências são exemplos de demandas que se apresentam como objetivos do Curso de Licenciatura em Computação proposto pelo IFSULDEMINAS - Câmpus Machado.</w:t>
      </w:r>
    </w:p>
    <w:p w:rsidR="006E52A9" w:rsidRPr="00A87E9E" w:rsidRDefault="006E52A9" w:rsidP="006E52A9">
      <w:pPr>
        <w:pStyle w:val="Contedodetabela"/>
        <w:spacing w:line="360" w:lineRule="auto"/>
        <w:ind w:firstLine="706"/>
        <w:jc w:val="both"/>
        <w:rPr>
          <w:lang w:val="pt-BR"/>
        </w:rPr>
      </w:pPr>
      <w:r w:rsidRPr="00A87E9E">
        <w:rPr>
          <w:lang w:val="pt-BR"/>
        </w:rPr>
        <w:t xml:space="preserve">O conhecimento é sempre uma ação que demanda esquemas de assimilação e acomodação, num processo constante de reorganização, que é fruto da atividade daquele que interage com o mundo. Nesse sentido a ação docente pautar-se-á nas condições concretas do aluno, no conhecimento dos períodos de seu desenvolvimento em relação aos esquemas de elaboração mental, no respeito a sua individualidade dentro do contexto grupal em que está inserido. Com este referencial as atividades serão  apresentadas em diferentes níveis de </w:t>
      </w:r>
      <w:r w:rsidRPr="00A87E9E">
        <w:rPr>
          <w:lang w:val="pt-BR"/>
        </w:rPr>
        <w:lastRenderedPageBreak/>
        <w:t>desempenho, serão desafiadoras, pois devem estimular a procura, a busca constante e a elaboração de respostas múltiplas.</w:t>
      </w:r>
    </w:p>
    <w:p w:rsidR="006E52A9" w:rsidRPr="00A87E9E" w:rsidRDefault="006E52A9" w:rsidP="006E52A9">
      <w:pPr>
        <w:pStyle w:val="Contedodetabela"/>
        <w:spacing w:line="360" w:lineRule="auto"/>
        <w:ind w:firstLine="706"/>
        <w:jc w:val="both"/>
        <w:rPr>
          <w:lang w:val="pt-BR"/>
        </w:rPr>
      </w:pPr>
      <w:r w:rsidRPr="00A87E9E">
        <w:rPr>
          <w:lang w:val="pt-BR"/>
        </w:rPr>
        <w:t>As estratégias do professor estarão centradas principalmente na iniciativa do aluno, valorizando o conhecimento por ele adquirido e avançando com ele na descoberta de novas formas de trabalho.</w:t>
      </w:r>
    </w:p>
    <w:p w:rsidR="006E52A9" w:rsidRPr="00A87E9E" w:rsidRDefault="006E52A9" w:rsidP="006E52A9">
      <w:pPr>
        <w:pStyle w:val="Contedodetabela"/>
        <w:spacing w:line="360" w:lineRule="auto"/>
        <w:ind w:firstLine="706"/>
        <w:jc w:val="both"/>
        <w:rPr>
          <w:lang w:val="pt-BR"/>
        </w:rPr>
      </w:pPr>
      <w:r w:rsidRPr="00A87E9E">
        <w:rPr>
          <w:lang w:val="pt-BR"/>
        </w:rPr>
        <w:t>O Curso de Licenciatura em Computação manterá permanente programa de avaliação institucional, onde deverão ser avaliados criticamente todos os encaminhamentos metodológicos e atividades desenvolvidas.</w:t>
      </w:r>
    </w:p>
    <w:p w:rsidR="006E52A9" w:rsidRPr="00A87E9E" w:rsidRDefault="006E52A9" w:rsidP="006E52A9">
      <w:pPr>
        <w:pStyle w:val="Contedodetabela"/>
        <w:spacing w:line="360" w:lineRule="auto"/>
        <w:ind w:firstLine="706"/>
        <w:jc w:val="both"/>
        <w:rPr>
          <w:b/>
          <w:color w:val="000000"/>
          <w:kern w:val="0"/>
          <w:lang w:val="pt-BR" w:eastAsia="pt-BR"/>
        </w:rPr>
      </w:pPr>
    </w:p>
    <w:p w:rsidR="006E52A9" w:rsidRPr="00A87E9E" w:rsidRDefault="006E52A9" w:rsidP="006E52A9">
      <w:pPr>
        <w:pStyle w:val="PPCs"/>
      </w:pPr>
      <w:bookmarkStart w:id="24" w:name="_Toc391299528"/>
      <w:r w:rsidRPr="00A87E9E">
        <w:t>Legislação para a profissão</w:t>
      </w:r>
      <w:bookmarkEnd w:id="24"/>
    </w:p>
    <w:p w:rsidR="006E52A9" w:rsidRPr="00A87E9E" w:rsidRDefault="006E52A9" w:rsidP="00E01E75">
      <w:pPr>
        <w:pStyle w:val="PPCs"/>
        <w:numPr>
          <w:ilvl w:val="1"/>
          <w:numId w:val="10"/>
        </w:numPr>
      </w:pPr>
      <w:bookmarkStart w:id="25" w:name="_Toc388901650"/>
      <w:bookmarkStart w:id="26" w:name="_Toc391299529"/>
      <w:r w:rsidRPr="00A87E9E">
        <w:t>Dimensões dos Eixos Curriculares</w:t>
      </w:r>
      <w:bookmarkEnd w:id="25"/>
      <w:bookmarkEnd w:id="26"/>
    </w:p>
    <w:p w:rsidR="006E52A9" w:rsidRPr="00A87E9E" w:rsidRDefault="006E52A9" w:rsidP="006E52A9">
      <w:pPr>
        <w:pStyle w:val="Contedodetabela"/>
        <w:spacing w:line="360" w:lineRule="auto"/>
        <w:ind w:firstLine="706"/>
        <w:jc w:val="both"/>
        <w:rPr>
          <w:lang w:val="pt-BR"/>
        </w:rPr>
      </w:pPr>
      <w:r w:rsidRPr="00A87E9E">
        <w:rPr>
          <w:lang w:val="pt-BR"/>
        </w:rPr>
        <w:t>Conforme PARECER CNE/CP 9/2001 - Diretrizes Curriculares Nacionais para a Formação de Professores da Educação Básica, em nível superior, curso de licenciatura, de graduação plena - urge inserir as diversas tecnologias da informação e das comunicações no desenvolvimento dos cursos de formação de professores, preparando-os para a finalidade mais nobre da educação escolar: a gestão e a definição de referências éticas, científicas e estéticas para a troca e negociação de sentido, que acontece especialmente na interação e no trabalho escolar coletivo. Gerir e referir o sentido será o mais importante e o professor precisará aprender a fazê-lo em ambientes reais e virtuais.</w:t>
      </w:r>
      <w:r w:rsidRPr="00A87E9E">
        <w:rPr>
          <w:lang w:val="pt-BR"/>
        </w:rPr>
        <w:tab/>
      </w:r>
    </w:p>
    <w:p w:rsidR="006E52A9" w:rsidRPr="00A87E9E" w:rsidRDefault="006E52A9" w:rsidP="006E52A9">
      <w:pPr>
        <w:pStyle w:val="Contedodetabela"/>
        <w:spacing w:line="360" w:lineRule="auto"/>
        <w:ind w:firstLine="706"/>
        <w:jc w:val="both"/>
        <w:rPr>
          <w:color w:val="000000"/>
          <w:kern w:val="0"/>
          <w:lang w:val="pt-BR" w:eastAsia="pt-BR"/>
        </w:rPr>
      </w:pPr>
      <w:r w:rsidRPr="00A87E9E">
        <w:rPr>
          <w:color w:val="000000"/>
          <w:kern w:val="0"/>
          <w:lang w:val="pt-BR" w:eastAsia="pt-BR"/>
        </w:rPr>
        <w:t>Para o curso de Licenciatura em Computação considera-se de fundamental importância a proposição de atividades amplas, diversificadas, que promovam a interação teórica e prática, o diálogo com outras áreas do conhecimento e com a sociedade. A base dessa proposta estrutura-se não apenas no organograma do curso e na prática pedagógica em sala de aula, mas amplia-se através de outras atividades que envolvam docentes, discentes e corpo técnico-administrativo na perspectiva da qualidade do curso, considerando-se os princípios da flexibilização, autonomia, articulação e integração dos componentes curriculares e extracurriculares.</w:t>
      </w:r>
    </w:p>
    <w:p w:rsidR="001308B6" w:rsidRPr="00A87E9E" w:rsidRDefault="006E52A9" w:rsidP="006E52A9">
      <w:pPr>
        <w:pStyle w:val="PPCs"/>
      </w:pPr>
      <w:bookmarkStart w:id="27" w:name="_Toc391299530"/>
      <w:r w:rsidRPr="00A87E9E">
        <w:t>Identificação do Curso</w:t>
      </w:r>
      <w:bookmarkEnd w:id="27"/>
    </w:p>
    <w:p w:rsidR="006E52A9" w:rsidRPr="00A87E9E" w:rsidRDefault="006E52A9" w:rsidP="006E52A9">
      <w:pPr>
        <w:pStyle w:val="Standard"/>
        <w:spacing w:line="360" w:lineRule="auto"/>
        <w:ind w:firstLine="706"/>
        <w:jc w:val="both"/>
        <w:rPr>
          <w:lang w:val="pt-BR"/>
        </w:rPr>
      </w:pPr>
      <w:r w:rsidRPr="00A87E9E">
        <w:rPr>
          <w:lang w:val="pt-BR"/>
        </w:rPr>
        <w:t>O ato de reconhecimento do curso é a Portaria n° 518 de 15 de outubro de 2013, publicada no DOU nº 201 de 16 de outubro de 2013, Seção 1, página 24. Conforme apresentado na figura.</w:t>
      </w:r>
    </w:p>
    <w:p w:rsidR="006E52A9" w:rsidRPr="00A87E9E" w:rsidRDefault="006E52A9" w:rsidP="006E52A9">
      <w:pPr>
        <w:pStyle w:val="Standard"/>
        <w:spacing w:line="360" w:lineRule="auto"/>
        <w:ind w:firstLine="706"/>
        <w:jc w:val="both"/>
        <w:rPr>
          <w:lang w:val="pt-BR"/>
        </w:rPr>
      </w:pPr>
    </w:p>
    <w:p w:rsidR="006E52A9" w:rsidRPr="00A87E9E" w:rsidRDefault="006E52A9" w:rsidP="006E52A9">
      <w:pPr>
        <w:pStyle w:val="Standard"/>
        <w:spacing w:line="360" w:lineRule="auto"/>
        <w:ind w:firstLine="706"/>
        <w:jc w:val="both"/>
        <w:rPr>
          <w:lang w:val="pt-BR"/>
        </w:rPr>
      </w:pPr>
    </w:p>
    <w:p w:rsidR="006E52A9" w:rsidRPr="00A87E9E" w:rsidRDefault="006E52A9" w:rsidP="006E52A9">
      <w:pPr>
        <w:pStyle w:val="Standard"/>
        <w:spacing w:line="360" w:lineRule="auto"/>
        <w:ind w:firstLine="706"/>
        <w:jc w:val="both"/>
        <w:rPr>
          <w:lang w:val="pt-BR"/>
        </w:rPr>
      </w:pPr>
    </w:p>
    <w:p w:rsidR="006E52A9" w:rsidRPr="00A87E9E" w:rsidRDefault="00A6558C" w:rsidP="006E52A9">
      <w:pPr>
        <w:pStyle w:val="Standard"/>
        <w:spacing w:line="360" w:lineRule="auto"/>
        <w:ind w:firstLine="706"/>
        <w:jc w:val="both"/>
        <w:rPr>
          <w:rFonts w:cs="Times New Roman"/>
          <w:lang w:val="pt-BR"/>
        </w:rPr>
      </w:pPr>
      <w:r>
        <w:rPr>
          <w:rFonts w:cs="Times New Roman"/>
          <w:lang w:val="pt-BR"/>
        </w:rPr>
        <w:lastRenderedPageBreak/>
        <w:pict>
          <v:shape id="_x0000_i1026" type="#_x0000_t75" style="width:425.25pt;height:567pt">
            <v:imagedata r:id="rId14" o:title="" croptop="8127f" cropbottom="6386f" cropleft="22684f" cropright="21379f"/>
          </v:shape>
        </w:pict>
      </w:r>
    </w:p>
    <w:p w:rsidR="006E52A9" w:rsidRPr="00A87E9E" w:rsidRDefault="006E52A9" w:rsidP="006E52A9">
      <w:pPr>
        <w:pStyle w:val="Standard"/>
        <w:spacing w:line="360" w:lineRule="auto"/>
        <w:ind w:firstLine="706"/>
        <w:jc w:val="both"/>
        <w:rPr>
          <w:ins w:id="28" w:author="Dani" w:date="2014-05-15T13:37:00Z"/>
          <w:rFonts w:cs="Times New Roman"/>
          <w:lang w:val="pt-BR"/>
        </w:rPr>
      </w:pPr>
    </w:p>
    <w:p w:rsidR="006E52A9" w:rsidRPr="00A87E9E" w:rsidRDefault="006E52A9" w:rsidP="006E52A9">
      <w:pPr>
        <w:pStyle w:val="Standard"/>
        <w:spacing w:line="360" w:lineRule="auto"/>
        <w:ind w:firstLine="706"/>
        <w:jc w:val="both"/>
        <w:rPr>
          <w:ins w:id="29" w:author="Dani" w:date="2014-05-15T13:37:00Z"/>
          <w:rFonts w:cs="Times New Roman"/>
          <w:lang w:val="pt-BR"/>
        </w:rPr>
      </w:pPr>
    </w:p>
    <w:p w:rsidR="006E52A9" w:rsidRPr="00A87E9E" w:rsidRDefault="006E52A9" w:rsidP="006E52A9">
      <w:pPr>
        <w:pStyle w:val="Standard"/>
        <w:spacing w:line="360" w:lineRule="auto"/>
        <w:ind w:firstLine="706"/>
        <w:jc w:val="both"/>
        <w:rPr>
          <w:rFonts w:cs="Times New Roman"/>
          <w:lang w:val="pt-BR"/>
        </w:rPr>
      </w:pPr>
    </w:p>
    <w:p w:rsidR="006E52A9" w:rsidRPr="00A87E9E" w:rsidRDefault="00A6558C" w:rsidP="006E52A9">
      <w:pPr>
        <w:pStyle w:val="Standard"/>
        <w:spacing w:line="360" w:lineRule="auto"/>
        <w:ind w:firstLine="706"/>
        <w:jc w:val="both"/>
        <w:rPr>
          <w:rFonts w:cs="Times New Roman"/>
          <w:lang w:val="pt-BR"/>
        </w:rPr>
      </w:pPr>
      <w:r>
        <w:rPr>
          <w:rFonts w:cs="Times New Roman"/>
          <w:lang w:val="pt-BR"/>
        </w:rPr>
        <w:lastRenderedPageBreak/>
        <w:pict>
          <v:shape id="_x0000_i1027" type="#_x0000_t75" style="width:425.25pt;height:599.25pt">
            <v:imagedata r:id="rId15" o:title="" croptop="8773f" cropbottom="4515f" cropleft="22575f" cropright="21578f"/>
          </v:shape>
        </w:pict>
      </w:r>
    </w:p>
    <w:p w:rsidR="006E52A9" w:rsidRPr="00A87E9E" w:rsidRDefault="00A6558C" w:rsidP="006E52A9">
      <w:pPr>
        <w:pStyle w:val="Standard"/>
        <w:spacing w:line="360" w:lineRule="auto"/>
        <w:ind w:firstLine="706"/>
        <w:jc w:val="both"/>
        <w:rPr>
          <w:rFonts w:cs="Times New Roman"/>
          <w:lang w:val="pt-BR"/>
        </w:rPr>
      </w:pPr>
      <w:r>
        <w:rPr>
          <w:rFonts w:cs="Times New Roman"/>
          <w:lang w:val="pt-BR"/>
        </w:rPr>
        <w:lastRenderedPageBreak/>
        <w:pict>
          <v:shape id="_x0000_i1028" type="#_x0000_t75" style="width:425.25pt;height:567pt">
            <v:imagedata r:id="rId16" o:title="" croptop="8482f" cropbottom="6547f" cropleft="22594f" cropright="21578f"/>
          </v:shape>
        </w:pict>
      </w:r>
    </w:p>
    <w:p w:rsidR="006E52A9" w:rsidRPr="00A87E9E" w:rsidRDefault="006E52A9" w:rsidP="006E52A9">
      <w:pPr>
        <w:pStyle w:val="Standard"/>
        <w:spacing w:line="360" w:lineRule="auto"/>
        <w:ind w:firstLine="706"/>
        <w:jc w:val="both"/>
        <w:rPr>
          <w:rFonts w:cs="Times New Roman"/>
          <w:lang w:val="pt-BR"/>
        </w:rPr>
      </w:pPr>
    </w:p>
    <w:p w:rsidR="006E52A9" w:rsidRPr="00A87E9E" w:rsidRDefault="006E52A9" w:rsidP="006E52A9">
      <w:pPr>
        <w:pStyle w:val="Legenda"/>
        <w:rPr>
          <w:b/>
          <w:lang w:val="pt-BR"/>
        </w:rPr>
      </w:pPr>
      <w:bookmarkStart w:id="30" w:name="_Toc390885365"/>
      <w:r w:rsidRPr="00A87E9E">
        <w:rPr>
          <w:b/>
          <w:lang w:val="pt-BR"/>
        </w:rPr>
        <w:t>Figura 2 -  Portaria nº 518/2013 – Reconhecimento do curso</w:t>
      </w:r>
      <w:bookmarkEnd w:id="30"/>
    </w:p>
    <w:p w:rsidR="006E52A9" w:rsidRPr="00A87E9E" w:rsidRDefault="006E52A9" w:rsidP="006E52A9">
      <w:pPr>
        <w:pStyle w:val="Standard"/>
        <w:spacing w:line="360" w:lineRule="auto"/>
        <w:ind w:firstLine="709"/>
        <w:jc w:val="both"/>
        <w:rPr>
          <w:rFonts w:eastAsia="Times New Roman" w:cs="Times New Roman"/>
          <w:color w:val="000000"/>
          <w:lang w:val="pt-BR"/>
        </w:rPr>
      </w:pPr>
    </w:p>
    <w:p w:rsidR="0094790F" w:rsidRPr="00A87E9E" w:rsidRDefault="001F1C7C" w:rsidP="001F1C7C">
      <w:pPr>
        <w:pStyle w:val="PPCs"/>
      </w:pPr>
      <w:bookmarkStart w:id="31" w:name="_Toc391299531"/>
      <w:r w:rsidRPr="00A87E9E">
        <w:t>Justificativa</w:t>
      </w:r>
      <w:bookmarkEnd w:id="31"/>
    </w:p>
    <w:p w:rsidR="001F1C7C" w:rsidRPr="00A87E9E" w:rsidRDefault="001F1C7C" w:rsidP="001F1C7C">
      <w:pPr>
        <w:pStyle w:val="Standard"/>
        <w:spacing w:line="360" w:lineRule="auto"/>
        <w:ind w:firstLine="706"/>
        <w:jc w:val="both"/>
        <w:rPr>
          <w:lang w:val="pt-BR"/>
        </w:rPr>
      </w:pPr>
      <w:r w:rsidRPr="00A87E9E">
        <w:rPr>
          <w:lang w:val="pt-BR"/>
        </w:rPr>
        <w:t xml:space="preserve">Atualmente a informática é utilizada na maioria das áreas profissionais, fato que consequentemente exige, em certa medida, que todos os profissionais possuam conhecimentos no uso do computador para que possam atuar de forma eficiente e eficaz no mundo laboral. Por esta razão, a estruturação de currículos nas demais áreas requer a inclusão de </w:t>
      </w:r>
      <w:r w:rsidRPr="00A87E9E">
        <w:rPr>
          <w:lang w:val="pt-BR"/>
        </w:rPr>
        <w:lastRenderedPageBreak/>
        <w:t>competências, habilidades e bases tecnológicas da área de Informática, com graus de profundidade diretamente relacionados à maior ou menor dependência desta ao processo produtivo, objeto da formação do futuro profissional.</w:t>
      </w:r>
    </w:p>
    <w:p w:rsidR="001F1C7C" w:rsidRPr="00A87E9E" w:rsidRDefault="001F1C7C" w:rsidP="001F1C7C">
      <w:pPr>
        <w:pStyle w:val="Standard"/>
        <w:spacing w:line="360" w:lineRule="auto"/>
        <w:ind w:firstLine="706"/>
        <w:jc w:val="both"/>
        <w:rPr>
          <w:lang w:val="pt-BR"/>
        </w:rPr>
      </w:pPr>
      <w:r w:rsidRPr="00A87E9E">
        <w:rPr>
          <w:lang w:val="pt-BR"/>
        </w:rPr>
        <w:t>A vida profissional tem sido alterada diariamente pelas novas tecnologias e o impacto da Internet é tão grande que as inovações chegam aos alunos antes mesmo de chegar aos professores. Aliado a este fator, estão chegando às universidades, ao mercado de trabalho e à liderança das empresas, pessoas que nasceram entre 1981 e 1995, conhecidos como nativos digitais. Para este grupo, a relação com a tecnologia é algo tão natural que resolver um problema está a um simples clique do mouse. Estes profissionais se comunicam e realizam negócios mais por mensagens instantâneas, celular, e-mail, skype, wikis, blogs e redes sociais do que através de documentos, relatórios, reuniões e do telefone. É comum recorrerem à Internet para pesquisas e resolução dos mais variados tipos de problemas sejam eles de caráter pessoal ou profissional, no trabalho e em casa.</w:t>
      </w:r>
    </w:p>
    <w:p w:rsidR="001F1C7C" w:rsidRPr="00A87E9E" w:rsidRDefault="001F1C7C" w:rsidP="001F1C7C">
      <w:pPr>
        <w:pStyle w:val="Standard"/>
        <w:spacing w:line="360" w:lineRule="auto"/>
        <w:ind w:firstLine="706"/>
        <w:jc w:val="both"/>
        <w:rPr>
          <w:lang w:val="pt-BR"/>
        </w:rPr>
      </w:pPr>
      <w:r w:rsidRPr="00A87E9E">
        <w:rPr>
          <w:lang w:val="pt-BR"/>
        </w:rPr>
        <w:t xml:space="preserve">Existem poucos cursos de Licenciatura em Computação no Brasil e na região sul de Minas Gerais, antes da criação deste projeto, nenhum. A demanda mercadológica com a inclusão de disciplinas de computação ao nível de ensino médio vai ser demasiadamente aumentada, exigindo educadores qualificados e preparados para atuar nessa área. </w:t>
      </w:r>
    </w:p>
    <w:p w:rsidR="001F1C7C" w:rsidRPr="00A87E9E" w:rsidRDefault="001F1C7C" w:rsidP="001F1C7C">
      <w:pPr>
        <w:pStyle w:val="Standard"/>
        <w:spacing w:line="360" w:lineRule="auto"/>
        <w:ind w:firstLine="706"/>
        <w:jc w:val="both"/>
        <w:rPr>
          <w:lang w:val="pt-BR"/>
        </w:rPr>
      </w:pPr>
      <w:r w:rsidRPr="00A87E9E">
        <w:rPr>
          <w:lang w:val="pt-BR"/>
        </w:rPr>
        <w:t>Outro fundamento que justifica a implantação do curso pode ser percebido nos registros de falta de educadores licenciados em computação nos últimos concursos realizados na região. Quase nenhum dos candidatos inscritos era portador do título de Licenciatura na área, enfatizando assim a falta de profissionais habilitados para a prática pedagógica em computação e forçando a aprovação dos profissionais com formação em Bacharelado e outros níveis relacionados à área. A análise dos currículos dos cursos de nível superior em Ciência da Computação, Sistemas de Informação e Tecnólogo em Processamento de Dados da região, permitiu a constatação de que a formação do profissional de informática, apesar de conter disciplinas da área de sistemas de informação, não o habilita com conhecimentos suficientes para lhe permitir atuações suficientemente produtivas na prática pedagógica em computação.</w:t>
      </w:r>
    </w:p>
    <w:p w:rsidR="001F1C7C" w:rsidRPr="00A87E9E" w:rsidRDefault="001F1C7C" w:rsidP="001F1C7C">
      <w:pPr>
        <w:pStyle w:val="Standard"/>
        <w:spacing w:line="360" w:lineRule="auto"/>
        <w:ind w:firstLine="706"/>
        <w:jc w:val="both"/>
        <w:rPr>
          <w:lang w:val="pt-BR"/>
        </w:rPr>
      </w:pPr>
      <w:r w:rsidRPr="00A87E9E">
        <w:rPr>
          <w:lang w:val="pt-BR"/>
        </w:rPr>
        <w:t>Diante deste contexto surge a necessidade de direcionar o conhecimento dos licenciados para o desenvolvimento de práticas pedagógicas nas quais observa-se a demanda deste educador com habilidades inerentes a formação de professores e habilitação técnica necessária.</w:t>
      </w:r>
    </w:p>
    <w:p w:rsidR="001F1C7C" w:rsidRPr="00A87E9E" w:rsidRDefault="001F1C7C" w:rsidP="001F1C7C">
      <w:pPr>
        <w:pStyle w:val="Standard"/>
        <w:spacing w:line="360" w:lineRule="auto"/>
        <w:ind w:firstLine="709"/>
        <w:jc w:val="both"/>
        <w:rPr>
          <w:rFonts w:eastAsia="Times New Roman" w:cs="Times New Roman"/>
          <w:color w:val="000000"/>
          <w:lang w:val="pt-BR"/>
        </w:rPr>
      </w:pPr>
      <w:r w:rsidRPr="00A87E9E">
        <w:rPr>
          <w:rFonts w:eastAsia="Times New Roman" w:cs="Times New Roman"/>
          <w:color w:val="000000"/>
          <w:lang w:val="pt-BR"/>
        </w:rPr>
        <w:t xml:space="preserve">O Brasil na área da Educação ainda convive com grande contingente de pessoas não alfabetizadas e as circunstâncias de trabalho dos professores da rede pública em geral não favorecem o trabalho que envolve a construção de conhecimentos e aprendizagem. Na atual situação em que se encontra a educação no País, há todo um esforço nacional pela melhoria da qualidade do ensino, priorizando-se a Formação de Professores para a Educação Básica, por </w:t>
      </w:r>
      <w:r w:rsidRPr="00A87E9E">
        <w:rPr>
          <w:rFonts w:eastAsia="Times New Roman" w:cs="Times New Roman"/>
          <w:color w:val="000000"/>
          <w:lang w:val="pt-BR"/>
        </w:rPr>
        <w:lastRenderedPageBreak/>
        <w:t xml:space="preserve">meio da capacitação de profissionais que se tornarão habilitados para a docência. </w:t>
      </w:r>
    </w:p>
    <w:p w:rsidR="001F1C7C" w:rsidRPr="00A87E9E" w:rsidRDefault="001F1C7C" w:rsidP="0012522F">
      <w:pPr>
        <w:pStyle w:val="Standard"/>
        <w:spacing w:line="360" w:lineRule="auto"/>
        <w:jc w:val="both"/>
        <w:rPr>
          <w:rFonts w:eastAsia="Times New Roman" w:cs="Times New Roman"/>
          <w:color w:val="000000"/>
          <w:lang w:val="pt-BR"/>
        </w:rPr>
      </w:pPr>
    </w:p>
    <w:p w:rsidR="0094790F" w:rsidRPr="00A87E9E" w:rsidRDefault="00C627DB" w:rsidP="00C627DB">
      <w:pPr>
        <w:pStyle w:val="PPCs"/>
      </w:pPr>
      <w:bookmarkStart w:id="32" w:name="_Toc391299532"/>
      <w:r w:rsidRPr="00A87E9E">
        <w:t>Forma de Acesso ao Curso</w:t>
      </w:r>
      <w:bookmarkEnd w:id="32"/>
    </w:p>
    <w:p w:rsidR="00CD4159" w:rsidRPr="00A87E9E" w:rsidRDefault="00CD4159" w:rsidP="00CD4159">
      <w:pPr>
        <w:pStyle w:val="texto"/>
        <w:rPr>
          <w:rFonts w:ascii="Times New Roman" w:hAnsi="Times New Roman" w:cs="Times New Roman"/>
        </w:rPr>
      </w:pPr>
      <w:r w:rsidRPr="00A87E9E">
        <w:rPr>
          <w:rFonts w:ascii="Times New Roman" w:hAnsi="Times New Roman" w:cs="Times New Roman"/>
        </w:rPr>
        <w:t>O acesso ao curso de Licenciatura em Computação ocorrerá mediante processo seletivo, pautado no princípio de igualdade de oportunidades para acesso e permanência na Instituição, materializado em edital próprio, de acordo com a legislação pertinente.</w:t>
      </w:r>
    </w:p>
    <w:p w:rsidR="00CD4159" w:rsidRPr="00A87E9E" w:rsidRDefault="00CD4159" w:rsidP="00E01E75">
      <w:pPr>
        <w:pStyle w:val="texto"/>
        <w:numPr>
          <w:ilvl w:val="0"/>
          <w:numId w:val="16"/>
        </w:numPr>
        <w:ind w:left="1069"/>
        <w:jc w:val="left"/>
        <w:rPr>
          <w:rFonts w:ascii="Times New Roman" w:hAnsi="Times New Roman" w:cs="Times New Roman"/>
        </w:rPr>
      </w:pPr>
      <w:r w:rsidRPr="00A87E9E">
        <w:rPr>
          <w:rFonts w:ascii="Times New Roman" w:hAnsi="Times New Roman" w:cs="Times New Roman"/>
        </w:rPr>
        <w:t xml:space="preserve">O IFSULDEMINAS adota os seguintes critérios de seleção: </w:t>
      </w:r>
    </w:p>
    <w:p w:rsidR="00CD4159" w:rsidRPr="00A87E9E" w:rsidRDefault="00CD4159" w:rsidP="00E01E75">
      <w:pPr>
        <w:pStyle w:val="texto"/>
        <w:numPr>
          <w:ilvl w:val="0"/>
          <w:numId w:val="16"/>
        </w:numPr>
        <w:ind w:left="1069"/>
        <w:jc w:val="left"/>
        <w:rPr>
          <w:rFonts w:ascii="Times New Roman" w:hAnsi="Times New Roman" w:cs="Times New Roman"/>
        </w:rPr>
      </w:pPr>
      <w:r w:rsidRPr="00A87E9E">
        <w:rPr>
          <w:rFonts w:ascii="Times New Roman" w:hAnsi="Times New Roman" w:cs="Times New Roman"/>
        </w:rPr>
        <w:t>Vestibular, na forma de uma prova escrita de conhecimentos básicos e específicos, e Exame Nacional do Ensino Médio (ENEM), onde os candidatos interessados em concorrer a vagas dos cursos superiores devem se inscrever por meio do Sistema e Seleção Unificada (SISU), do Ministério da Educação (MEC).</w:t>
      </w:r>
    </w:p>
    <w:p w:rsidR="00CD4159" w:rsidRPr="00A87E9E" w:rsidRDefault="00CD4159" w:rsidP="00CD4159">
      <w:pPr>
        <w:pStyle w:val="texto"/>
        <w:jc w:val="left"/>
        <w:rPr>
          <w:rFonts w:ascii="Times New Roman" w:hAnsi="Times New Roman" w:cs="Times New Roman"/>
        </w:rPr>
      </w:pPr>
      <w:r w:rsidRPr="00A87E9E">
        <w:rPr>
          <w:rFonts w:ascii="Times New Roman" w:hAnsi="Times New Roman" w:cs="Times New Roman"/>
        </w:rPr>
        <w:t>Do total de vagas ofertadas pelo IFSULDEMINAS 50% são reservadas à inclusão social por sistema de cotas (vagas de ação afirmativa).</w:t>
      </w:r>
    </w:p>
    <w:p w:rsidR="0094790F" w:rsidRPr="00A87E9E" w:rsidRDefault="00CD4159" w:rsidP="00CD4159">
      <w:pPr>
        <w:pStyle w:val="texto"/>
        <w:ind w:firstLine="360"/>
        <w:jc w:val="left"/>
        <w:rPr>
          <w:rFonts w:ascii="Times New Roman" w:hAnsi="Times New Roman" w:cs="Times New Roman"/>
        </w:rPr>
      </w:pPr>
      <w:r w:rsidRPr="00A87E9E">
        <w:rPr>
          <w:rFonts w:ascii="Times New Roman" w:hAnsi="Times New Roman" w:cs="Times New Roman"/>
        </w:rPr>
        <w:t>Outra forma de acesso ao curso de Licenciatura em Computação será através de transferência externa/interna regulamentada por edital específico, definido em função do número de vagas existentes.</w:t>
      </w:r>
    </w:p>
    <w:p w:rsidR="000C6B8F" w:rsidRPr="00A87E9E" w:rsidRDefault="000C6B8F" w:rsidP="00CD4159">
      <w:pPr>
        <w:pStyle w:val="texto"/>
        <w:ind w:firstLine="360"/>
        <w:jc w:val="left"/>
        <w:rPr>
          <w:rFonts w:ascii="Times New Roman" w:hAnsi="Times New Roman" w:cs="Times New Roman"/>
        </w:rPr>
      </w:pPr>
    </w:p>
    <w:p w:rsidR="0012522F" w:rsidRPr="00A87E9E" w:rsidRDefault="00B42D86" w:rsidP="0012522F">
      <w:pPr>
        <w:pStyle w:val="Standard"/>
        <w:spacing w:line="360" w:lineRule="auto"/>
        <w:jc w:val="both"/>
        <w:rPr>
          <w:rFonts w:eastAsia="Times New Roman" w:cs="Times New Roman"/>
          <w:color w:val="000000"/>
          <w:sz w:val="2"/>
          <w:szCs w:val="2"/>
          <w:lang w:val="pt-BR"/>
        </w:rPr>
      </w:pPr>
      <w:r>
        <w:rPr>
          <w:rFonts w:eastAsia="Times New Roman" w:cs="Times New Roman"/>
          <w:color w:val="000000"/>
          <w:sz w:val="2"/>
          <w:szCs w:val="2"/>
          <w:lang w:val="pt-BR"/>
        </w:rPr>
        <w:pict>
          <v:rect id="_x0000_s1030" style="position:absolute;left:0;text-align:left;margin-left:441pt;margin-top:18.65pt;width:27pt;height:27pt;z-index:1" stroked="f" strokecolor="blue"/>
        </w:pict>
      </w:r>
    </w:p>
    <w:p w:rsidR="009A0D6C" w:rsidRPr="00A87E9E" w:rsidRDefault="009A0D6C" w:rsidP="000A2452">
      <w:pPr>
        <w:pStyle w:val="PPCs"/>
      </w:pPr>
      <w:bookmarkStart w:id="33" w:name="_Toc320875666"/>
      <w:bookmarkStart w:id="34" w:name="_Toc388901646"/>
      <w:bookmarkStart w:id="35" w:name="_Toc391299533"/>
      <w:bookmarkStart w:id="36" w:name="_Toc289199948"/>
      <w:bookmarkEnd w:id="0"/>
      <w:bookmarkEnd w:id="4"/>
      <w:bookmarkEnd w:id="5"/>
      <w:r w:rsidRPr="00A87E9E">
        <w:t>Objetivos do curso</w:t>
      </w:r>
      <w:bookmarkEnd w:id="33"/>
      <w:bookmarkEnd w:id="34"/>
      <w:bookmarkEnd w:id="35"/>
    </w:p>
    <w:p w:rsidR="009A0D6C" w:rsidRPr="00A87E9E" w:rsidRDefault="009A0D6C" w:rsidP="00E01E75">
      <w:pPr>
        <w:pStyle w:val="PPCs"/>
        <w:numPr>
          <w:ilvl w:val="1"/>
          <w:numId w:val="10"/>
        </w:numPr>
      </w:pPr>
      <w:bookmarkStart w:id="37" w:name="_Toc388901651"/>
      <w:bookmarkStart w:id="38" w:name="_Toc391299534"/>
      <w:r w:rsidRPr="00A87E9E">
        <w:t>Missão do Curso (Finalidades e Objetivos)</w:t>
      </w:r>
      <w:bookmarkEnd w:id="37"/>
      <w:bookmarkEnd w:id="38"/>
    </w:p>
    <w:p w:rsidR="00B70FF0" w:rsidRPr="00A87E9E" w:rsidRDefault="00B70FF0" w:rsidP="00B70FF0">
      <w:pPr>
        <w:pStyle w:val="texto"/>
        <w:rPr>
          <w:rFonts w:ascii="Times New Roman" w:hAnsi="Times New Roman" w:cs="Times New Roman"/>
        </w:rPr>
      </w:pPr>
      <w:r w:rsidRPr="00A87E9E">
        <w:rPr>
          <w:rFonts w:ascii="Times New Roman" w:hAnsi="Times New Roman" w:cs="Times New Roman"/>
        </w:rPr>
        <w:t>O curso de Licenciatura em Computação tem como objetivo geral contribuir para o desenvolvimento de habilidades e atitudes que consolidem a capacidade crítica e reflexiva do aluno, capazes de intermediar o processo de ensino e aprendizagem, dando ao licenciado a dimensão da área de computação e os desafios do ensino na área, partindo do princípio de que esse profissional deverá ter consciência de formação permanente. Deverá indicar também as possibilidades de geração de inovações no processo da formação de educadores preparando-os para o exercício do magistério suportado por tecnologias de informática e fundamentos de computação.</w:t>
      </w:r>
    </w:p>
    <w:p w:rsidR="00B70FF0" w:rsidRPr="00A87E9E" w:rsidRDefault="00B70FF0" w:rsidP="00B70FF0">
      <w:pPr>
        <w:pStyle w:val="texto"/>
        <w:rPr>
          <w:rFonts w:ascii="Times New Roman" w:hAnsi="Times New Roman" w:cs="Times New Roman"/>
        </w:rPr>
      </w:pPr>
      <w:r w:rsidRPr="00A87E9E">
        <w:rPr>
          <w:rFonts w:ascii="Times New Roman" w:hAnsi="Times New Roman" w:cs="Times New Roman"/>
        </w:rPr>
        <w:t xml:space="preserve">Com a oferta deste curso, o IFSULDEMINAS – </w:t>
      </w:r>
      <w:r w:rsidR="000D2954" w:rsidRPr="00A87E9E">
        <w:rPr>
          <w:rFonts w:ascii="Times New Roman" w:hAnsi="Times New Roman" w:cs="Times New Roman"/>
        </w:rPr>
        <w:t>Câmpus</w:t>
      </w:r>
      <w:r w:rsidRPr="00A87E9E">
        <w:rPr>
          <w:rFonts w:ascii="Times New Roman" w:hAnsi="Times New Roman" w:cs="Times New Roman"/>
        </w:rPr>
        <w:t xml:space="preserve"> Machado tem como objetivo oferecer aos seus discentes formação de nível superior, gratuita e de qualidade, proporcionando aos licenciados conhecimentos e formação integral, com base nas tendências da competitividade contemporânea, tornando-os capazes de intervir no desenvolvimento econômico e social da região através do ensino da computação bem como na atuação profissional da área.</w:t>
      </w:r>
    </w:p>
    <w:p w:rsidR="00B70FF0" w:rsidRPr="00A87E9E" w:rsidRDefault="00B70FF0" w:rsidP="00B70FF0">
      <w:pPr>
        <w:widowControl/>
        <w:autoSpaceDN/>
        <w:ind w:left="792"/>
        <w:textAlignment w:val="auto"/>
        <w:rPr>
          <w:rFonts w:eastAsia="Times New Roman"/>
          <w:lang w:val="pt-BR"/>
        </w:rPr>
      </w:pPr>
    </w:p>
    <w:p w:rsidR="00C627DB" w:rsidRPr="00A87E9E" w:rsidRDefault="00C627DB" w:rsidP="00C627DB">
      <w:pPr>
        <w:pStyle w:val="PPCs"/>
      </w:pPr>
      <w:bookmarkStart w:id="39" w:name="_Toc320875667"/>
      <w:bookmarkStart w:id="40" w:name="_Toc388901652"/>
      <w:bookmarkStart w:id="41" w:name="_Toc391299535"/>
      <w:r w:rsidRPr="00A87E9E">
        <w:t>Perfil do Egresso (competências e habilidades)</w:t>
      </w:r>
      <w:bookmarkEnd w:id="39"/>
      <w:bookmarkEnd w:id="40"/>
      <w:bookmarkEnd w:id="41"/>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Entende-se por competência profissional a capacidade pessoal de mobilização, articulação e prática de conhecimentos, habilidades, atitudes e valores necessários para o desempenho eficiente e eficaz de atividades requeridas pela natureza do trabalho e pelo desenvolvimento tecnológico. O Licenciado em Computação desenvolverá como atividade-fim um conjunto de competências gerais que norteiam todo o desenvolvimento educacional do discente. </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O egresso desenvolverá um conjunto de competências específicas dentre as quais destacam-se: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de algoritmos estruturados para resolução de problemas em tempo finito;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Utilização de linguagens de programação como ferramentas para a solução de problemas que visam </w:t>
      </w:r>
      <w:r w:rsidRPr="00A87E9E">
        <w:rPr>
          <w:rFonts w:ascii="Times New Roman" w:hAnsi="Times New Roman"/>
          <w:i/>
        </w:rPr>
        <w:t>softwares</w:t>
      </w:r>
      <w:r w:rsidRPr="00A87E9E">
        <w:rPr>
          <w:rFonts w:ascii="Times New Roman" w:hAnsi="Times New Roman"/>
        </w:rPr>
        <w:t xml:space="preserve"> bem estruturados;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Tomada de decisões baseadas no conhecimento do funcionamento e das características técnicas de </w:t>
      </w:r>
      <w:r w:rsidRPr="00A87E9E">
        <w:rPr>
          <w:rFonts w:ascii="Times New Roman" w:hAnsi="Times New Roman"/>
          <w:i/>
        </w:rPr>
        <w:t>hardware</w:t>
      </w:r>
      <w:r w:rsidRPr="00A87E9E">
        <w:rPr>
          <w:rFonts w:ascii="Times New Roman" w:hAnsi="Times New Roman"/>
        </w:rPr>
        <w:t xml:space="preserve"> e da infraestrutura de </w:t>
      </w:r>
      <w:r w:rsidRPr="00A87E9E">
        <w:rPr>
          <w:rFonts w:ascii="Times New Roman" w:hAnsi="Times New Roman"/>
          <w:i/>
        </w:rPr>
        <w:t>software</w:t>
      </w:r>
      <w:r w:rsidRPr="00A87E9E">
        <w:rPr>
          <w:rFonts w:ascii="Times New Roman" w:hAnsi="Times New Roman"/>
        </w:rPr>
        <w:t xml:space="preserve"> dos sistemas de computação consciente dos aspectos éticos, legais e dos impactos ambientais decorrentes;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da lógica matemática como ferramenta para a definição formal de conceitos computacionais;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Domínio das técnicas, habilidades e metodologias, visando a transmissão de um determinado conhecimento;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Gerenciamento da operação de computadores de modo a oferecer a seus usuários flexibilidade, eficiência, segurança, transparência e compartilhamento de recursos;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Utilização de computadores que, interligados por sistemas de comunicação, passam a operar em conjunto, compartilhando recursos de </w:t>
      </w:r>
      <w:r w:rsidRPr="00A87E9E">
        <w:rPr>
          <w:rFonts w:ascii="Times New Roman" w:hAnsi="Times New Roman"/>
          <w:i/>
        </w:rPr>
        <w:t>hardware</w:t>
      </w:r>
      <w:r w:rsidRPr="00A87E9E">
        <w:rPr>
          <w:rFonts w:ascii="Times New Roman" w:hAnsi="Times New Roman"/>
        </w:rPr>
        <w:t xml:space="preserve"> e de </w:t>
      </w:r>
      <w:r w:rsidRPr="00A87E9E">
        <w:rPr>
          <w:rFonts w:ascii="Times New Roman" w:hAnsi="Times New Roman"/>
          <w:i/>
        </w:rPr>
        <w:t>software</w:t>
      </w:r>
      <w:r w:rsidRPr="00A87E9E">
        <w:rPr>
          <w:rFonts w:ascii="Times New Roman" w:hAnsi="Times New Roman"/>
        </w:rPr>
        <w:t xml:space="preserve"> e permitir a troca de informações entre seus usuários;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Utilização de compiladores como ferramentas de tradução entre linguagens, mantendo a semântica original;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Projeto e criação de banco de dados para facilitar a atividade de armazenamento e gerenciamento de dados relacionados;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 xml:space="preserve">Compreensão das disciplinas matemáticas, técnicas (em computação), sociais e gerenciais que sistematizam a produção, a manutenção, a evolução e a recuperação de produtos intensivos em </w:t>
      </w:r>
      <w:r w:rsidRPr="00A87E9E">
        <w:rPr>
          <w:rFonts w:ascii="Times New Roman" w:hAnsi="Times New Roman"/>
          <w:i/>
        </w:rPr>
        <w:t>software</w:t>
      </w:r>
      <w:r w:rsidRPr="00A87E9E">
        <w:rPr>
          <w:rFonts w:ascii="Times New Roman" w:hAnsi="Times New Roman"/>
        </w:rPr>
        <w:t>, através da Engenharia de Software;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Utilização de programas multimídia;</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Definição de conceitos de Inteligência Artificial;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lastRenderedPageBreak/>
        <w:t>Utilização de técnicas que permitem a geração de imagens a partir de modelos computacionais de objetos reais ou de dados quaisquer coletados por equipamentos na natureza, através da computação gráfica;</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Aplicação de conceitos básicos de pedagogia no ensino de computação para o ensino básico, médio e profissionalizante;</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Estudo da ética na área da computação, como consequência do desenvolvimento e uso dos computadores e das tecnologias de computação;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Instrumentalização das questões humanísticas e éticas nos currículos da área da computação e informática, capacitando o egresso do curso de Licenciatura em Computação a reconhecer e respeitar as diversidades culturais e de aprendizagem de seus alunos;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Compreensão da dimensão social da escola por meio do estágio curricular;</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Atuação junto ao corpo docente das escolas e suas modalidades de ensino e demais organizações no uso efetivo das tecnologias computacionais;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Avaliação crítica de projetos de sistemas de computação;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Produção de material didático;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Administração de laboratórios de informática para fins educacionais;</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Atuação como agente integrador na promoção da acessibilidade educacional;</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Adequação às mudanças tecnológicas e aos novos ambientes de trabalho;</w:t>
      </w:r>
    </w:p>
    <w:p w:rsidR="00C627DB" w:rsidRPr="00A87E9E" w:rsidRDefault="00C627DB" w:rsidP="00C627DB">
      <w:pPr>
        <w:pStyle w:val="Lista1"/>
        <w:numPr>
          <w:ilvl w:val="0"/>
          <w:numId w:val="7"/>
        </w:numPr>
        <w:spacing w:line="360" w:lineRule="auto"/>
        <w:jc w:val="both"/>
        <w:rPr>
          <w:rFonts w:ascii="Times New Roman" w:hAnsi="Times New Roman"/>
        </w:rPr>
      </w:pPr>
      <w:r w:rsidRPr="00A87E9E">
        <w:rPr>
          <w:rFonts w:ascii="Times New Roman" w:hAnsi="Times New Roman"/>
        </w:rPr>
        <w:t>Conhecimento dos limites da computação.</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Entre as habilidades desenvolvidas cita-se a criação de projetos que permitam a inclusão da informática no processo de ensino e aprendizagem dos conteúdos ministrados por outras áreas do conhecimento por meio da interação com professores dos diferentes níveis e modalidades de ensino. Para que estas habilidades sejam desenvolvidas, faz-se necessário a aquisição de conhecimentos nas áreas de computação e educação e em várias disciplinas específicas que trabalham áreas temáticas referentes à formação do profissional licenciado.</w:t>
      </w:r>
    </w:p>
    <w:p w:rsidR="00C627DB" w:rsidRPr="00A87E9E" w:rsidRDefault="00C627DB" w:rsidP="00C627DB">
      <w:pPr>
        <w:pStyle w:val="Standard"/>
        <w:spacing w:line="360" w:lineRule="auto"/>
        <w:ind w:firstLine="706"/>
        <w:jc w:val="both"/>
        <w:rPr>
          <w:rFonts w:cs="Times New Roman"/>
          <w:lang w:val="pt-BR"/>
        </w:rPr>
      </w:pPr>
      <w:r w:rsidRPr="00A87E9E">
        <w:rPr>
          <w:rFonts w:cs="Times New Roman"/>
          <w:lang w:val="pt-BR"/>
        </w:rPr>
        <w:t>Ao final do curso de Licenciatura em Computação, o aluno tornar-se-á um educador  capacitado para o ensino de computação e informática no ensino fundamental, médio e profissionalizante; possuirá uma formação favorecida pela utilização da informática educativa; será um profissional com sólida qualificação científica e pedagógica capacitado a acompanhar a evolução das tecnologias na área de computação e informática educacional.</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O egresso do </w:t>
      </w:r>
      <w:r w:rsidRPr="00A87E9E">
        <w:rPr>
          <w:rStyle w:val="style21"/>
          <w:rFonts w:ascii="Times New Roman" w:hAnsi="Times New Roman" w:cs="Times New Roman"/>
          <w:color w:val="auto"/>
          <w:sz w:val="24"/>
          <w:szCs w:val="24"/>
        </w:rPr>
        <w:t xml:space="preserve">curso de Licenciatura em Computação </w:t>
      </w:r>
      <w:r w:rsidRPr="00A87E9E">
        <w:rPr>
          <w:rFonts w:ascii="Times New Roman" w:hAnsi="Times New Roman" w:cs="Times New Roman"/>
        </w:rPr>
        <w:t xml:space="preserve">possuirá habilidades profissionais que o capacitará na absorção e desenvolvimento de novas tecnologias, estimulando sua participação criativa e crítica na identificação e solução de problemas, abrangendo seus aspectos políticos, econômicos, sociais e culturais, com visão ética e humanística visando o atendimento às demandas da sociedade. </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lastRenderedPageBreak/>
        <w:t>Focando a área específica do curso, o egresso da Licenciatura em Computação estará capacitado a:</w:t>
      </w:r>
    </w:p>
    <w:p w:rsidR="00C627DB" w:rsidRPr="00A87E9E" w:rsidRDefault="00C627DB" w:rsidP="00C627DB">
      <w:pPr>
        <w:pStyle w:val="texto"/>
        <w:numPr>
          <w:ilvl w:val="0"/>
          <w:numId w:val="6"/>
        </w:numPr>
        <w:rPr>
          <w:rFonts w:cs="Times New Roman"/>
        </w:rPr>
      </w:pPr>
      <w:r w:rsidRPr="00A87E9E">
        <w:rPr>
          <w:rFonts w:ascii="Times New Roman" w:hAnsi="Times New Roman" w:cs="Times New Roman"/>
        </w:rPr>
        <w:t xml:space="preserve">Trabalhar como educador do ensino de computação nos níveis fundamental e médio  em instituições que introduzam a computação em seus currículos; </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Desempenhar atividades de ensino de computação no nível técnico para atender demandas regionais e necessidades específicas da área;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Acompanhar a evolução das tecnologias da computação e informática educacional e indicar projetos na área;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 xml:space="preserve">Avaliar </w:t>
      </w:r>
      <w:r w:rsidRPr="00A87E9E">
        <w:rPr>
          <w:rFonts w:ascii="Times New Roman" w:hAnsi="Times New Roman" w:cs="Times New Roman"/>
          <w:i/>
        </w:rPr>
        <w:t>softwares</w:t>
      </w:r>
      <w:r w:rsidRPr="00A87E9E">
        <w:rPr>
          <w:rFonts w:ascii="Times New Roman" w:hAnsi="Times New Roman" w:cs="Times New Roman"/>
        </w:rPr>
        <w:t xml:space="preserve"> educacionais, preparar materiais didáticos da área da computação e prestar consultoria no contexto da informática educacional;</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Conhecer as questões profissionais, sociais, éticas, legais, políticas e humanísticas bem como, das questões ambientais e culturais envolvidas no uso das tecnologias de computação e na antecipação estratégica das necessidades da sociedade;</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Atuar de forma empreendedora no atendimento às demandas sociais da região onde atua;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Utilizar efetivamente os recursos computacionais e educacionais disponíveis de forma interdisciplinar objetivando o acesso participativo da comunidade ao conhecimento;</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Possuir capacidade de introduzir conceitos pedagógicos no desenvolvimento de Tecnologias Educacionais permitindo a interação humano-computador inteligente, objetivando a qualidade do processo ensino-aprendizagem assistido por computador, bem como nas interações de educação a distância;</w:t>
      </w:r>
    </w:p>
    <w:p w:rsidR="00C627DB" w:rsidRPr="00A87E9E" w:rsidRDefault="00C627DB" w:rsidP="00C627DB">
      <w:pPr>
        <w:pStyle w:val="texto"/>
        <w:numPr>
          <w:ilvl w:val="0"/>
          <w:numId w:val="6"/>
        </w:numPr>
        <w:rPr>
          <w:rFonts w:ascii="Times New Roman" w:hAnsi="Times New Roman" w:cs="Times New Roman"/>
        </w:rPr>
      </w:pPr>
      <w:r w:rsidRPr="00A87E9E">
        <w:rPr>
          <w:rFonts w:ascii="Times New Roman" w:hAnsi="Times New Roman" w:cs="Times New Roman"/>
        </w:rPr>
        <w:t>Ser capaz de reconhecer a importância do uso da computação no cotidiano bem como sua aplicação em outros domínios e ser capaz de aplicá-lo em circunstâncias apropriadas.</w:t>
      </w:r>
    </w:p>
    <w:p w:rsidR="00C627DB" w:rsidRPr="00A87E9E" w:rsidRDefault="00C627DB" w:rsidP="00C627DB">
      <w:pPr>
        <w:pStyle w:val="texto"/>
        <w:rPr>
          <w:rFonts w:ascii="Times New Roman" w:hAnsi="Times New Roman" w:cs="Times New Roman"/>
        </w:rPr>
      </w:pPr>
      <w:r w:rsidRPr="00A87E9E">
        <w:rPr>
          <w:rFonts w:ascii="Times New Roman" w:hAnsi="Times New Roman" w:cs="Times New Roman"/>
        </w:rPr>
        <w:t xml:space="preserve">Além do exercício profissional do magistério em computação e da capacitação na elaboração e aplicação de projetos de informática educativa, o egresso terá ampla formação tecnológica em computação, conceitual e prática, habilitando-o ao desenvolvimento e implementação de produtos e soluções de informática voltada ao ensino e treinamento, desde </w:t>
      </w:r>
      <w:r w:rsidRPr="00A87E9E">
        <w:rPr>
          <w:rFonts w:ascii="Times New Roman" w:hAnsi="Times New Roman" w:cs="Times New Roman"/>
          <w:i/>
        </w:rPr>
        <w:t>software</w:t>
      </w:r>
      <w:r w:rsidRPr="00A87E9E">
        <w:rPr>
          <w:rFonts w:ascii="Times New Roman" w:hAnsi="Times New Roman" w:cs="Times New Roman"/>
        </w:rPr>
        <w:t xml:space="preserve"> educativo até sistemas de educação a distância.</w:t>
      </w:r>
    </w:p>
    <w:p w:rsidR="001323AD" w:rsidRPr="00A87E9E" w:rsidRDefault="001323AD" w:rsidP="00C627DB">
      <w:pPr>
        <w:pStyle w:val="texto"/>
        <w:rPr>
          <w:rFonts w:ascii="Times New Roman" w:hAnsi="Times New Roman" w:cs="Times New Roman"/>
        </w:rPr>
      </w:pPr>
    </w:p>
    <w:p w:rsidR="001323AD" w:rsidRPr="00A87E9E" w:rsidRDefault="001323AD" w:rsidP="001323AD">
      <w:pPr>
        <w:pStyle w:val="PPCs"/>
      </w:pPr>
      <w:bookmarkStart w:id="42" w:name="_Toc320875671"/>
      <w:bookmarkStart w:id="43" w:name="_Toc388901668"/>
      <w:bookmarkStart w:id="44" w:name="_Toc391299536"/>
      <w:r w:rsidRPr="00A87E9E">
        <w:lastRenderedPageBreak/>
        <w:t>Organização e Estrutura Curricular</w:t>
      </w:r>
      <w:bookmarkEnd w:id="42"/>
      <w:bookmarkEnd w:id="43"/>
      <w:bookmarkEnd w:id="44"/>
    </w:p>
    <w:p w:rsidR="001323AD" w:rsidRPr="00A87E9E" w:rsidRDefault="001323AD" w:rsidP="00E01E75">
      <w:pPr>
        <w:pStyle w:val="PPCs"/>
        <w:numPr>
          <w:ilvl w:val="1"/>
          <w:numId w:val="10"/>
        </w:numPr>
      </w:pPr>
      <w:bookmarkStart w:id="45" w:name="_Toc388901669"/>
      <w:bookmarkStart w:id="46" w:name="_Toc391299537"/>
      <w:r w:rsidRPr="00A87E9E">
        <w:t>Matriz Curricular</w:t>
      </w:r>
      <w:bookmarkEnd w:id="45"/>
      <w:bookmarkEnd w:id="46"/>
    </w:p>
    <w:p w:rsidR="001323AD" w:rsidRPr="00A87E9E" w:rsidRDefault="001323AD" w:rsidP="001323AD">
      <w:pPr>
        <w:widowControl/>
        <w:autoSpaceDN/>
        <w:ind w:left="792"/>
        <w:textAlignment w:val="auto"/>
        <w:rPr>
          <w:rFonts w:eastAsia="Times New Roman"/>
          <w:lang w:val="pt-BR"/>
        </w:rPr>
      </w:pP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Uma das principais características da área de computação é a velocidade das mudanças tecnológicas que exige a atualização frequente na matriz curricular dos cursos desta área. Os órgãos e instituições da área têm trabalhado para propor currículos de referência para elaboração de perfis curriculares, dos quais citam-se as recomendações do Currículo de Referência proposto pela Comissão de Assuntos de Ensino da SBC (Sociedade Brasileira de Computação).</w:t>
      </w: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Um bom perfil curricular na área de Licenciatura em Computação tem por objetivo permitir a formação de recursos humanos qualificados nas atividades docentes de ensino da computação, bem como na possibilidade de aplicação, projeto e construção de </w:t>
      </w:r>
      <w:r w:rsidRPr="00A87E9E">
        <w:rPr>
          <w:rFonts w:eastAsia="Times New Roman" w:cs="Times New Roman"/>
          <w:i/>
          <w:kern w:val="0"/>
          <w:lang w:val="pt-BR" w:eastAsia="pt-BR" w:bidi="ar-SA"/>
        </w:rPr>
        <w:t>software</w:t>
      </w:r>
      <w:r w:rsidRPr="00A87E9E">
        <w:rPr>
          <w:rFonts w:eastAsia="Times New Roman" w:cs="Times New Roman"/>
          <w:kern w:val="0"/>
          <w:lang w:val="pt-BR" w:eastAsia="pt-BR" w:bidi="ar-SA"/>
        </w:rPr>
        <w:t xml:space="preserve"> educacional com objetivo de melhorar o processo de ensino-aprendizagem como também a gestão do processo educacional.</w:t>
      </w:r>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elaboração da matriz curricular do curso de Licenciatura em Computação foram observadas quais as habilidades e competências os discentes devem desenvolver par</w:t>
      </w:r>
      <w:r w:rsidR="005801BD">
        <w:rPr>
          <w:rFonts w:eastAsia="Times New Roman" w:cs="Times New Roman"/>
          <w:kern w:val="0"/>
          <w:lang w:val="pt-BR" w:eastAsia="pt-BR" w:bidi="ar-SA"/>
        </w:rPr>
        <w:t xml:space="preserve">a que o curso não se restrinja </w:t>
      </w:r>
      <w:r w:rsidRPr="00A87E9E">
        <w:rPr>
          <w:rFonts w:eastAsia="Times New Roman" w:cs="Times New Roman"/>
          <w:kern w:val="0"/>
          <w:lang w:val="pt-BR" w:eastAsia="pt-BR" w:bidi="ar-SA"/>
        </w:rPr>
        <w:t>a aplicação de conteúdos e sim estabeleça uma cadeia de etapas que desafiem e estimulem a aquisição de conhecimentos e a vivência prática. Neste contexto, cada semestre sucessivo deve abranger, em etapas graduais, a constituição do perfil do egresso contemplado neste projeto de curso permitindo a interdisciplinaridade e articulação permanente da teoria com a prática.</w:t>
      </w:r>
    </w:p>
    <w:p w:rsidR="001323AD" w:rsidRDefault="001323AD" w:rsidP="001323AD">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A matriz curricular do curso de Licenciatura em Computação está representada no quadro </w:t>
      </w:r>
      <w:r w:rsidR="009050CB">
        <w:rPr>
          <w:rFonts w:eastAsia="Times New Roman" w:cs="Times New Roman"/>
          <w:kern w:val="0"/>
          <w:lang w:val="pt-BR" w:eastAsia="pt-BR" w:bidi="ar-SA"/>
        </w:rPr>
        <w:t>4</w:t>
      </w:r>
      <w:r w:rsidRPr="00A87E9E">
        <w:rPr>
          <w:rFonts w:eastAsia="Times New Roman" w:cs="Times New Roman"/>
          <w:kern w:val="0"/>
          <w:lang w:val="pt-BR" w:eastAsia="pt-BR" w:bidi="ar-SA"/>
        </w:rPr>
        <w:t>.</w:t>
      </w:r>
    </w:p>
    <w:p w:rsidR="00DC0554" w:rsidRPr="00D27CA8" w:rsidRDefault="000B3B35" w:rsidP="00942C93">
      <w:pPr>
        <w:rPr>
          <w:kern w:val="0"/>
          <w:sz w:val="22"/>
          <w:szCs w:val="22"/>
          <w:lang w:val="en-US" w:eastAsia="en-US" w:bidi="ar-SA"/>
        </w:rPr>
      </w:pPr>
      <w:r>
        <w:t>$BLOCK_</w:t>
      </w:r>
      <w:r w:rsidR="004F2541">
        <w:t>PRIMEIRO</w:t>
      </w:r>
      <w:r>
        <w:t>$</w:t>
      </w:r>
    </w:p>
    <w:p w:rsidR="00942C93" w:rsidRPr="00942C93" w:rsidRDefault="00942C93" w:rsidP="00942C93">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942C93" w:rsidRPr="00A87E9E" w:rsidTr="00942C93">
        <w:trPr>
          <w:trHeight w:val="390"/>
          <w:jc w:val="center"/>
        </w:trPr>
        <w:tc>
          <w:tcPr>
            <w:tcW w:w="7035" w:type="dxa"/>
            <w:gridSpan w:val="3"/>
            <w:shd w:val="clear" w:color="000000" w:fill="CCCCCC"/>
            <w:noWrap/>
            <w:vAlign w:val="bottom"/>
          </w:tcPr>
          <w:p w:rsidR="00942C93" w:rsidRPr="00A87E9E" w:rsidRDefault="00942C93" w:rsidP="008137A2">
            <w:pPr>
              <w:jc w:val="center"/>
              <w:rPr>
                <w:rFonts w:cs="Times New Roman"/>
                <w:b/>
                <w:bCs/>
                <w:color w:val="000000"/>
                <w:lang w:val="pt-BR"/>
              </w:rPr>
            </w:pPr>
            <w:r w:rsidRPr="00A87E9E">
              <w:rPr>
                <w:rFonts w:eastAsia="Times New Roman" w:cs="Times New Roman"/>
                <w:kern w:val="0"/>
                <w:lang w:val="pt-BR" w:eastAsia="pt-BR" w:bidi="ar-SA"/>
              </w:rPr>
              <w:br w:type="page"/>
            </w:r>
            <w:r w:rsidR="004F2541">
              <w:rPr>
                <w:rFonts w:cs="Times New Roman"/>
                <w:b/>
                <w:bCs/>
                <w:color w:val="000000"/>
                <w:lang w:val="pt-BR"/>
              </w:rPr>
              <w:t>1</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942C93" w:rsidRPr="00A87E9E" w:rsidTr="00942C93">
        <w:trPr>
          <w:trHeight w:val="705"/>
          <w:jc w:val="center"/>
        </w:trPr>
        <w:tc>
          <w:tcPr>
            <w:tcW w:w="4496" w:type="dxa"/>
            <w:shd w:val="clear" w:color="000000" w:fill="FFFFFF"/>
            <w:noWrap/>
            <w:vAlign w:val="center"/>
          </w:tcPr>
          <w:p w:rsidR="00942C93" w:rsidRPr="00A87E9E" w:rsidRDefault="00942C93" w:rsidP="008137A2">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942C93" w:rsidRPr="00A87E9E" w:rsidRDefault="00942C93" w:rsidP="008137A2">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942C93" w:rsidRPr="00A87E9E" w:rsidRDefault="00942C93" w:rsidP="008137A2">
            <w:pPr>
              <w:jc w:val="center"/>
              <w:rPr>
                <w:rFonts w:cs="Times New Roman"/>
                <w:b/>
                <w:bCs/>
                <w:color w:val="000000"/>
                <w:lang w:val="pt-BR"/>
              </w:rPr>
            </w:pPr>
            <w:r w:rsidRPr="00A87E9E">
              <w:rPr>
                <w:rFonts w:cs="Times New Roman"/>
                <w:b/>
                <w:bCs/>
                <w:color w:val="000000"/>
                <w:lang w:val="pt-BR"/>
              </w:rPr>
              <w:t>Aulas  semanais</w:t>
            </w:r>
          </w:p>
        </w:tc>
      </w:tr>
      <w:tr w:rsidR="00942C93" w:rsidRPr="00A87E9E" w:rsidTr="00942C93">
        <w:trPr>
          <w:trHeight w:val="330"/>
          <w:jc w:val="center"/>
        </w:trPr>
        <w:tc>
          <w:tcPr>
            <w:tcW w:w="4496" w:type="dxa"/>
            <w:shd w:val="clear" w:color="auto" w:fill="auto"/>
          </w:tcPr>
          <w:p w:rsidR="00942C93" w:rsidRPr="00A87E9E" w:rsidRDefault="00A6558C" w:rsidP="008137A2">
            <w:pPr>
              <w:rPr>
                <w:rFonts w:cs="Times New Roman"/>
                <w:lang w:val="pt-BR"/>
              </w:rPr>
            </w:pPr>
            <w:r>
              <w:rPr>
                <w:rFonts w:cs="Times New Roman"/>
                <w:lang w:val="pt-BR"/>
              </w:rPr>
              <w:t>@</w:t>
            </w:r>
            <w:r w:rsidR="006E2AD6">
              <w:rPr>
                <w:rFonts w:cs="Times New Roman"/>
                <w:lang w:val="pt-BR"/>
              </w:rPr>
              <w:t>DISCIPLINA1</w:t>
            </w:r>
            <w:r>
              <w:rPr>
                <w:rFonts w:cs="Times New Roman"/>
                <w:lang w:val="pt-BR"/>
              </w:rPr>
              <w:t>@</w:t>
            </w:r>
          </w:p>
        </w:tc>
        <w:tc>
          <w:tcPr>
            <w:tcW w:w="1036" w:type="dxa"/>
            <w:shd w:val="clear" w:color="000000" w:fill="FFFFFF"/>
            <w:noWrap/>
            <w:vAlign w:val="center"/>
          </w:tcPr>
          <w:p w:rsidR="00942C93" w:rsidRPr="00A87E9E" w:rsidRDefault="00A6558C" w:rsidP="008137A2">
            <w:pPr>
              <w:jc w:val="center"/>
              <w:rPr>
                <w:rFonts w:cs="Times New Roman"/>
                <w:lang w:val="pt-BR"/>
              </w:rPr>
            </w:pPr>
            <w:r>
              <w:rPr>
                <w:rFonts w:cs="Times New Roman"/>
                <w:lang w:val="pt-BR"/>
              </w:rPr>
              <w:t>@</w:t>
            </w:r>
            <w:r w:rsidR="006E2AD6">
              <w:rPr>
                <w:rFonts w:cs="Times New Roman"/>
                <w:lang w:val="pt-BR"/>
              </w:rPr>
              <w:t>CH1</w:t>
            </w:r>
            <w:r>
              <w:rPr>
                <w:rFonts w:cs="Times New Roman"/>
                <w:lang w:val="pt-BR"/>
              </w:rPr>
              <w:t>@</w:t>
            </w:r>
          </w:p>
        </w:tc>
        <w:tc>
          <w:tcPr>
            <w:tcW w:w="1503" w:type="dxa"/>
            <w:shd w:val="clear" w:color="000000" w:fill="FFFFFF"/>
            <w:vAlign w:val="center"/>
          </w:tcPr>
          <w:p w:rsidR="00942C93" w:rsidRPr="00A87E9E" w:rsidRDefault="00A6558C" w:rsidP="008137A2">
            <w:pPr>
              <w:jc w:val="center"/>
              <w:rPr>
                <w:rFonts w:cs="Times New Roman"/>
                <w:lang w:val="pt-BR"/>
              </w:rPr>
            </w:pPr>
            <w:bookmarkStart w:id="47" w:name="_GoBack"/>
            <w:bookmarkEnd w:id="47"/>
            <w:r>
              <w:rPr>
                <w:rFonts w:cs="Times New Roman"/>
                <w:lang w:val="pt-BR"/>
              </w:rPr>
              <w:t>@</w:t>
            </w:r>
            <w:r w:rsidR="006E2AD6">
              <w:rPr>
                <w:rFonts w:cs="Times New Roman"/>
                <w:lang w:val="pt-BR"/>
              </w:rPr>
              <w:t>AULAS1</w:t>
            </w:r>
            <w:r>
              <w:rPr>
                <w:rFonts w:cs="Times New Roman"/>
                <w:lang w:val="pt-BR"/>
              </w:rPr>
              <w:t>@</w:t>
            </w:r>
          </w:p>
        </w:tc>
      </w:tr>
      <w:tr w:rsidR="00942C93" w:rsidRPr="00A87E9E" w:rsidTr="00942C93">
        <w:trPr>
          <w:trHeight w:val="330"/>
          <w:jc w:val="center"/>
        </w:trPr>
        <w:tc>
          <w:tcPr>
            <w:tcW w:w="4496" w:type="dxa"/>
            <w:shd w:val="clear" w:color="000000" w:fill="FFFFFF"/>
            <w:noWrap/>
            <w:vAlign w:val="center"/>
          </w:tcPr>
          <w:p w:rsidR="00942C93" w:rsidRPr="00A87E9E" w:rsidRDefault="00942C93" w:rsidP="008137A2">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942C93" w:rsidRPr="00A87E9E" w:rsidRDefault="00942C93" w:rsidP="008137A2">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942C93" w:rsidRPr="00A87E9E" w:rsidRDefault="00942C93" w:rsidP="008137A2">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942C93" w:rsidRDefault="00942C93" w:rsidP="00942C93">
      <w:r>
        <w:t>$BLOCK_</w:t>
      </w:r>
      <w:r w:rsidR="004F2541">
        <w:t>PRIMEIRO</w:t>
      </w:r>
      <w:r>
        <w:t>$</w:t>
      </w:r>
    </w:p>
    <w:p w:rsidR="004F2541" w:rsidRPr="00D27CA8" w:rsidRDefault="004F2541" w:rsidP="004F2541">
      <w:pPr>
        <w:rPr>
          <w:kern w:val="0"/>
          <w:sz w:val="22"/>
          <w:szCs w:val="22"/>
          <w:lang w:val="en-US" w:eastAsia="en-US" w:bidi="ar-SA"/>
        </w:rPr>
      </w:pPr>
      <w:r>
        <w:t>$BLOCK_SEGUNDO$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2</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@DISCIPLINA2</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@CH2</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@AULAS2</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$BLOCK_SEGUNDO$</w:t>
      </w:r>
    </w:p>
    <w:p w:rsidR="004F2541" w:rsidRPr="00D27CA8" w:rsidRDefault="004F2541" w:rsidP="004F2541">
      <w:pPr>
        <w:rPr>
          <w:kern w:val="0"/>
          <w:sz w:val="22"/>
          <w:szCs w:val="22"/>
          <w:lang w:val="en-US" w:eastAsia="en-US" w:bidi="ar-SA"/>
        </w:rPr>
      </w:pPr>
      <w:r>
        <w:lastRenderedPageBreak/>
        <w:t>$BLOCK_TERCEIRO$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3</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@DISCIPLINA3</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@CH3</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@AULAS3</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$BLOCK_TERCEIRO$</w:t>
      </w:r>
    </w:p>
    <w:p w:rsidR="004F2541" w:rsidRPr="00D27CA8" w:rsidRDefault="004F2541" w:rsidP="004F2541">
      <w:pPr>
        <w:rPr>
          <w:kern w:val="0"/>
          <w:sz w:val="22"/>
          <w:szCs w:val="22"/>
          <w:lang w:val="en-US" w:eastAsia="en-US" w:bidi="ar-SA"/>
        </w:rPr>
      </w:pPr>
      <w:r>
        <w:t>$BLOCK_QUARTO$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4</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@DISCIPLINA4</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@CH4</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@AULAS4</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$BLOCK_QUARTO$</w:t>
      </w:r>
    </w:p>
    <w:p w:rsidR="004F2541" w:rsidRPr="00D27CA8" w:rsidRDefault="004F2541" w:rsidP="004F2541">
      <w:pPr>
        <w:rPr>
          <w:kern w:val="0"/>
          <w:sz w:val="22"/>
          <w:szCs w:val="22"/>
          <w:lang w:val="en-US" w:eastAsia="en-US" w:bidi="ar-SA"/>
        </w:rPr>
      </w:pPr>
      <w:r>
        <w:t>$BLOCK_QUINTO$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Pr>
                <w:rFonts w:cs="Times New Roman"/>
                <w:b/>
                <w:bCs/>
                <w:color w:val="000000"/>
                <w:lang w:val="pt-BR"/>
              </w:rPr>
              <w:t>5</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4F2541" w:rsidP="0071247D">
            <w:pPr>
              <w:rPr>
                <w:rFonts w:cs="Times New Roman"/>
                <w:lang w:val="pt-BR"/>
              </w:rPr>
            </w:pPr>
            <w:r>
              <w:rPr>
                <w:rFonts w:cs="Times New Roman"/>
                <w:lang w:val="pt-BR"/>
              </w:rPr>
              <w:t>@DISCIPLINA5@</w:t>
            </w:r>
          </w:p>
        </w:tc>
        <w:tc>
          <w:tcPr>
            <w:tcW w:w="1036" w:type="dxa"/>
            <w:shd w:val="clear" w:color="000000" w:fill="FFFFFF"/>
            <w:noWrap/>
            <w:vAlign w:val="center"/>
          </w:tcPr>
          <w:p w:rsidR="004F2541" w:rsidRPr="00A87E9E" w:rsidRDefault="004F2541" w:rsidP="0071247D">
            <w:pPr>
              <w:jc w:val="center"/>
              <w:rPr>
                <w:rFonts w:cs="Times New Roman"/>
                <w:lang w:val="pt-BR"/>
              </w:rPr>
            </w:pPr>
            <w:r>
              <w:rPr>
                <w:rFonts w:cs="Times New Roman"/>
                <w:lang w:val="pt-BR"/>
              </w:rPr>
              <w:t>@CH5@</w:t>
            </w:r>
          </w:p>
        </w:tc>
        <w:tc>
          <w:tcPr>
            <w:tcW w:w="1503" w:type="dxa"/>
            <w:shd w:val="clear" w:color="000000" w:fill="FFFFFF"/>
            <w:vAlign w:val="center"/>
          </w:tcPr>
          <w:p w:rsidR="004F2541" w:rsidRPr="00A87E9E" w:rsidRDefault="004F2541" w:rsidP="0071247D">
            <w:pPr>
              <w:jc w:val="center"/>
              <w:rPr>
                <w:rFonts w:cs="Times New Roman"/>
                <w:lang w:val="pt-BR"/>
              </w:rPr>
            </w:pPr>
            <w:r>
              <w:rPr>
                <w:rFonts w:cs="Times New Roman"/>
                <w:lang w:val="pt-BR"/>
              </w:rPr>
              <w:t>@AULAS5@</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$BLOCK_QUINTO$</w:t>
      </w:r>
    </w:p>
    <w:p w:rsidR="004F2541" w:rsidRPr="00D27CA8" w:rsidRDefault="004F2541" w:rsidP="004F2541">
      <w:pPr>
        <w:rPr>
          <w:kern w:val="0"/>
          <w:sz w:val="22"/>
          <w:szCs w:val="22"/>
          <w:lang w:val="en-US" w:eastAsia="en-US" w:bidi="ar-SA"/>
        </w:rPr>
      </w:pPr>
      <w:r>
        <w:t>$BLOCK_SEXTO$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6</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@DISCIPLINA6</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@CH6</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@AULAS6</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$BLOCK_SEXTO$</w:t>
      </w:r>
    </w:p>
    <w:p w:rsidR="004F2541" w:rsidRPr="00D27CA8" w:rsidRDefault="004F2541" w:rsidP="004F2541">
      <w:pPr>
        <w:rPr>
          <w:kern w:val="0"/>
          <w:sz w:val="22"/>
          <w:szCs w:val="22"/>
          <w:lang w:val="en-US" w:eastAsia="en-US" w:bidi="ar-SA"/>
        </w:rPr>
      </w:pPr>
      <w:r>
        <w:t>$BLOCK_SETIMO$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7</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@DISCIPLINA7</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@CH7</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@AULAS7</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$BLOCK_SETIMO$</w:t>
      </w:r>
    </w:p>
    <w:p w:rsidR="004F2541" w:rsidRPr="00D27CA8" w:rsidRDefault="004F2541" w:rsidP="004F2541">
      <w:pPr>
        <w:rPr>
          <w:kern w:val="0"/>
          <w:sz w:val="22"/>
          <w:szCs w:val="22"/>
          <w:lang w:val="en-US" w:eastAsia="en-US" w:bidi="ar-SA"/>
        </w:rPr>
      </w:pPr>
      <w:r>
        <w:t>$BLOCK_OITAVO$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8</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@DISCIPLINA8</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@CH8</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@AULAS8</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lastRenderedPageBreak/>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$BLOCK_OITAVO$</w:t>
      </w:r>
    </w:p>
    <w:p w:rsidR="004F2541" w:rsidRPr="00D27CA8" w:rsidRDefault="004F2541" w:rsidP="004F2541">
      <w:pPr>
        <w:rPr>
          <w:kern w:val="0"/>
          <w:sz w:val="22"/>
          <w:szCs w:val="22"/>
          <w:lang w:val="en-US" w:eastAsia="en-US" w:bidi="ar-SA"/>
        </w:rPr>
      </w:pPr>
      <w:r>
        <w:t>$BLOCK_NONO$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036"/>
        <w:gridCol w:w="150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9</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@DISCIPLINA9</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@CH9</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@AULAS9</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$BLOCK_NONO$</w:t>
      </w:r>
    </w:p>
    <w:p w:rsidR="004F2541" w:rsidRPr="00D27CA8" w:rsidRDefault="004F2541" w:rsidP="004F2541">
      <w:pPr>
        <w:rPr>
          <w:kern w:val="0"/>
          <w:sz w:val="22"/>
          <w:szCs w:val="22"/>
          <w:lang w:val="en-US" w:eastAsia="en-US" w:bidi="ar-SA"/>
        </w:rPr>
      </w:pPr>
      <w:r>
        <w:t>$BLOCK_DECIMO$</w:t>
      </w:r>
    </w:p>
    <w:p w:rsidR="004F2541" w:rsidRPr="00942C93" w:rsidRDefault="004F2541" w:rsidP="004F2541">
      <w:pPr>
        <w:rPr>
          <w:kern w:val="0"/>
          <w:sz w:val="22"/>
          <w:szCs w:val="22"/>
          <w:lang w:val="en-US" w:eastAsia="en-US" w:bidi="ar-SA"/>
        </w:rPr>
      </w:pPr>
    </w:p>
    <w:tbl>
      <w:tblPr>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96"/>
        <w:gridCol w:w="1156"/>
        <w:gridCol w:w="1623"/>
      </w:tblGrid>
      <w:tr w:rsidR="004F2541" w:rsidRPr="00A87E9E" w:rsidTr="0071247D">
        <w:trPr>
          <w:trHeight w:val="390"/>
          <w:jc w:val="center"/>
        </w:trPr>
        <w:tc>
          <w:tcPr>
            <w:tcW w:w="7035" w:type="dxa"/>
            <w:gridSpan w:val="3"/>
            <w:shd w:val="clear" w:color="000000" w:fill="CCCCCC"/>
            <w:noWrap/>
            <w:vAlign w:val="bottom"/>
          </w:tcPr>
          <w:p w:rsidR="004F2541" w:rsidRPr="00A87E9E" w:rsidRDefault="004F2541" w:rsidP="0071247D">
            <w:pPr>
              <w:jc w:val="center"/>
              <w:rPr>
                <w:rFonts w:cs="Times New Roman"/>
                <w:b/>
                <w:bCs/>
                <w:color w:val="000000"/>
                <w:lang w:val="pt-BR"/>
              </w:rPr>
            </w:pPr>
            <w:r w:rsidRPr="00A87E9E">
              <w:rPr>
                <w:rFonts w:eastAsia="Times New Roman" w:cs="Times New Roman"/>
                <w:kern w:val="0"/>
                <w:lang w:val="pt-BR" w:eastAsia="pt-BR" w:bidi="ar-SA"/>
              </w:rPr>
              <w:br w:type="page"/>
            </w:r>
            <w:r w:rsidR="00260C9D">
              <w:rPr>
                <w:rFonts w:cs="Times New Roman"/>
                <w:b/>
                <w:bCs/>
                <w:color w:val="000000"/>
                <w:lang w:val="pt-BR"/>
              </w:rPr>
              <w:t>10</w:t>
            </w:r>
            <w:r w:rsidRPr="00A87E9E">
              <w:rPr>
                <w:rFonts w:cs="Times New Roman"/>
                <w:b/>
                <w:bCs/>
                <w:color w:val="000000"/>
                <w:vertAlign w:val="superscript"/>
                <w:lang w:val="pt-BR"/>
              </w:rPr>
              <w:t>o</w:t>
            </w:r>
            <w:r w:rsidRPr="00A87E9E">
              <w:rPr>
                <w:rFonts w:cs="Times New Roman"/>
                <w:b/>
                <w:bCs/>
                <w:color w:val="000000"/>
                <w:lang w:val="pt-BR"/>
              </w:rPr>
              <w:t xml:space="preserve">  PERÍODO</w:t>
            </w:r>
          </w:p>
        </w:tc>
      </w:tr>
      <w:tr w:rsidR="004F2541" w:rsidRPr="00A87E9E" w:rsidTr="0071247D">
        <w:trPr>
          <w:trHeight w:val="705"/>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Disciplina</w:t>
            </w:r>
          </w:p>
        </w:tc>
        <w:tc>
          <w:tcPr>
            <w:tcW w:w="1036"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 xml:space="preserve">CH </w:t>
            </w:r>
            <w:r w:rsidRPr="00A87E9E">
              <w:rPr>
                <w:rFonts w:cs="Times New Roman"/>
                <w:b/>
                <w:bCs/>
                <w:color w:val="000000"/>
                <w:lang w:val="pt-BR"/>
              </w:rPr>
              <w:br/>
              <w:t>Total</w:t>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Aulas  semanais</w:t>
            </w:r>
          </w:p>
        </w:tc>
      </w:tr>
      <w:tr w:rsidR="004F2541" w:rsidRPr="00A87E9E" w:rsidTr="0071247D">
        <w:trPr>
          <w:trHeight w:val="330"/>
          <w:jc w:val="center"/>
        </w:trPr>
        <w:tc>
          <w:tcPr>
            <w:tcW w:w="4496" w:type="dxa"/>
            <w:shd w:val="clear" w:color="auto" w:fill="auto"/>
          </w:tcPr>
          <w:p w:rsidR="004F2541" w:rsidRPr="00A87E9E" w:rsidRDefault="006E2AD6" w:rsidP="0071247D">
            <w:pPr>
              <w:rPr>
                <w:rFonts w:cs="Times New Roman"/>
                <w:lang w:val="pt-BR"/>
              </w:rPr>
            </w:pPr>
            <w:r>
              <w:rPr>
                <w:rFonts w:cs="Times New Roman"/>
                <w:lang w:val="pt-BR"/>
              </w:rPr>
              <w:t>@DISCIPLINA10</w:t>
            </w:r>
            <w:r w:rsidR="004F2541">
              <w:rPr>
                <w:rFonts w:cs="Times New Roman"/>
                <w:lang w:val="pt-BR"/>
              </w:rPr>
              <w:t>@</w:t>
            </w:r>
          </w:p>
        </w:tc>
        <w:tc>
          <w:tcPr>
            <w:tcW w:w="1036" w:type="dxa"/>
            <w:shd w:val="clear" w:color="000000" w:fill="FFFFFF"/>
            <w:noWrap/>
            <w:vAlign w:val="center"/>
          </w:tcPr>
          <w:p w:rsidR="004F2541" w:rsidRPr="00A87E9E" w:rsidRDefault="006E2AD6" w:rsidP="0071247D">
            <w:pPr>
              <w:jc w:val="center"/>
              <w:rPr>
                <w:rFonts w:cs="Times New Roman"/>
                <w:lang w:val="pt-BR"/>
              </w:rPr>
            </w:pPr>
            <w:r>
              <w:rPr>
                <w:rFonts w:cs="Times New Roman"/>
                <w:lang w:val="pt-BR"/>
              </w:rPr>
              <w:t>@CH10</w:t>
            </w:r>
            <w:r w:rsidR="004F2541">
              <w:rPr>
                <w:rFonts w:cs="Times New Roman"/>
                <w:lang w:val="pt-BR"/>
              </w:rPr>
              <w:t>@</w:t>
            </w:r>
          </w:p>
        </w:tc>
        <w:tc>
          <w:tcPr>
            <w:tcW w:w="1503" w:type="dxa"/>
            <w:shd w:val="clear" w:color="000000" w:fill="FFFFFF"/>
            <w:vAlign w:val="center"/>
          </w:tcPr>
          <w:p w:rsidR="004F2541" w:rsidRPr="00A87E9E" w:rsidRDefault="006E2AD6" w:rsidP="0071247D">
            <w:pPr>
              <w:jc w:val="center"/>
              <w:rPr>
                <w:rFonts w:cs="Times New Roman"/>
                <w:lang w:val="pt-BR"/>
              </w:rPr>
            </w:pPr>
            <w:r>
              <w:rPr>
                <w:rFonts w:cs="Times New Roman"/>
                <w:lang w:val="pt-BR"/>
              </w:rPr>
              <w:t>@AULAS10</w:t>
            </w:r>
            <w:r w:rsidR="004F2541">
              <w:rPr>
                <w:rFonts w:cs="Times New Roman"/>
                <w:lang w:val="pt-BR"/>
              </w:rPr>
              <w:t>@</w:t>
            </w:r>
          </w:p>
        </w:tc>
      </w:tr>
      <w:tr w:rsidR="004F2541" w:rsidRPr="00A87E9E" w:rsidTr="0071247D">
        <w:trPr>
          <w:trHeight w:val="330"/>
          <w:jc w:val="center"/>
        </w:trPr>
        <w:tc>
          <w:tcPr>
            <w:tcW w:w="449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t>Total</w:t>
            </w:r>
          </w:p>
        </w:tc>
        <w:tc>
          <w:tcPr>
            <w:tcW w:w="1036" w:type="dxa"/>
            <w:shd w:val="clear" w:color="000000" w:fill="FFFFFF"/>
            <w:noWrap/>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320</w:t>
            </w:r>
            <w:r w:rsidRPr="00A87E9E">
              <w:rPr>
                <w:rFonts w:cs="Times New Roman"/>
                <w:b/>
                <w:bCs/>
                <w:color w:val="000000"/>
                <w:lang w:val="pt-BR"/>
              </w:rPr>
              <w:fldChar w:fldCharType="end"/>
            </w:r>
          </w:p>
        </w:tc>
        <w:tc>
          <w:tcPr>
            <w:tcW w:w="1503" w:type="dxa"/>
            <w:shd w:val="clear" w:color="000000" w:fill="FFFFFF"/>
            <w:vAlign w:val="center"/>
          </w:tcPr>
          <w:p w:rsidR="004F2541" w:rsidRPr="00A87E9E" w:rsidRDefault="004F2541" w:rsidP="0071247D">
            <w:pPr>
              <w:jc w:val="center"/>
              <w:rPr>
                <w:rFonts w:cs="Times New Roman"/>
                <w:b/>
                <w:bCs/>
                <w:color w:val="000000"/>
                <w:lang w:val="pt-BR"/>
              </w:rPr>
            </w:pPr>
            <w:r w:rsidRPr="00A87E9E">
              <w:rPr>
                <w:rFonts w:cs="Times New Roman"/>
                <w:b/>
                <w:bCs/>
                <w:color w:val="000000"/>
                <w:lang w:val="pt-BR"/>
              </w:rPr>
              <w:fldChar w:fldCharType="begin"/>
            </w:r>
            <w:r w:rsidRPr="00A87E9E">
              <w:rPr>
                <w:rFonts w:cs="Times New Roman"/>
                <w:b/>
                <w:bCs/>
                <w:color w:val="000000"/>
                <w:lang w:val="pt-BR"/>
              </w:rPr>
              <w:instrText xml:space="preserve"> =SUM(ABOVE) </w:instrText>
            </w:r>
            <w:r w:rsidRPr="00A87E9E">
              <w:rPr>
                <w:rFonts w:cs="Times New Roman"/>
                <w:b/>
                <w:bCs/>
                <w:color w:val="000000"/>
                <w:lang w:val="pt-BR"/>
              </w:rPr>
              <w:fldChar w:fldCharType="separate"/>
            </w:r>
            <w:r w:rsidRPr="00A87E9E">
              <w:rPr>
                <w:rFonts w:cs="Times New Roman"/>
                <w:b/>
                <w:bCs/>
                <w:noProof/>
                <w:color w:val="000000"/>
                <w:lang w:val="pt-BR"/>
              </w:rPr>
              <w:t>20</w:t>
            </w:r>
            <w:r w:rsidRPr="00A87E9E">
              <w:rPr>
                <w:rFonts w:cs="Times New Roman"/>
                <w:b/>
                <w:bCs/>
                <w:color w:val="000000"/>
                <w:lang w:val="pt-BR"/>
              </w:rPr>
              <w:fldChar w:fldCharType="end"/>
            </w:r>
          </w:p>
        </w:tc>
      </w:tr>
    </w:tbl>
    <w:p w:rsidR="004F2541" w:rsidRDefault="004F2541" w:rsidP="004F2541">
      <w:r>
        <w:t>$BLOCK_DECIMO$</w:t>
      </w:r>
    </w:p>
    <w:p w:rsidR="004F2541" w:rsidRDefault="004F2541" w:rsidP="00942C93"/>
    <w:p w:rsidR="001323AD" w:rsidRPr="00A87E9E" w:rsidRDefault="001323AD" w:rsidP="000C6B8F">
      <w:pPr>
        <w:pStyle w:val="Legenda"/>
      </w:pPr>
      <w:bookmarkStart w:id="48" w:name="_Toc390885366"/>
      <w:r w:rsidRPr="00A87E9E">
        <w:t xml:space="preserve">Quadro </w:t>
      </w:r>
      <w:r w:rsidR="00E836D7" w:rsidRPr="00A87E9E">
        <w:t>4</w:t>
      </w:r>
      <w:r w:rsidRPr="00A87E9E">
        <w:t xml:space="preserve"> - Carga horária por componente curricular</w:t>
      </w:r>
      <w:bookmarkEnd w:id="48"/>
    </w:p>
    <w:p w:rsidR="001323AD" w:rsidRPr="00A87E9E" w:rsidRDefault="001323AD" w:rsidP="00E836D7">
      <w:pPr>
        <w:pStyle w:val="Legenda"/>
        <w:rPr>
          <w:b/>
        </w:rPr>
      </w:pPr>
    </w:p>
    <w:p w:rsidR="001323AD" w:rsidRPr="00A87E9E" w:rsidRDefault="001323AD" w:rsidP="001323AD"/>
    <w:p w:rsidR="001323AD" w:rsidRPr="00A87E9E" w:rsidRDefault="001323AD" w:rsidP="001323AD"/>
    <w:tbl>
      <w:tblPr>
        <w:tblW w:w="8165" w:type="dxa"/>
        <w:jc w:val="center"/>
        <w:tblCellMar>
          <w:left w:w="70" w:type="dxa"/>
          <w:right w:w="70" w:type="dxa"/>
        </w:tblCellMar>
        <w:tblLook w:val="04A0" w:firstRow="1" w:lastRow="0" w:firstColumn="1" w:lastColumn="0" w:noHBand="0" w:noVBand="1"/>
      </w:tblPr>
      <w:tblGrid>
        <w:gridCol w:w="6959"/>
        <w:gridCol w:w="1206"/>
      </w:tblGrid>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23AD" w:rsidRPr="00A87E9E" w:rsidRDefault="001323AD" w:rsidP="00042E59">
            <w:pPr>
              <w:jc w:val="center"/>
              <w:rPr>
                <w:rFonts w:cs="Times New Roman"/>
                <w:b/>
                <w:bCs/>
                <w:lang w:val="pt-BR"/>
              </w:rPr>
            </w:pPr>
            <w:r w:rsidRPr="00A87E9E">
              <w:rPr>
                <w:rFonts w:cs="Times New Roman"/>
                <w:lang w:val="pt-BR"/>
              </w:rPr>
              <w:br w:type="page"/>
            </w:r>
            <w:r w:rsidRPr="00A87E9E">
              <w:rPr>
                <w:rFonts w:cs="Times New Roman"/>
                <w:b/>
                <w:bCs/>
                <w:lang w:val="pt-BR"/>
              </w:rPr>
              <w:t>Descrição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center"/>
          </w:tcPr>
          <w:p w:rsidR="001323AD" w:rsidRPr="00A87E9E" w:rsidRDefault="001323AD" w:rsidP="00042E59">
            <w:pPr>
              <w:jc w:val="center"/>
              <w:rPr>
                <w:rFonts w:cs="Times New Roman"/>
                <w:b/>
                <w:lang w:val="pt-BR"/>
              </w:rPr>
            </w:pPr>
            <w:r w:rsidRPr="00A87E9E">
              <w:rPr>
                <w:rFonts w:cs="Times New Roman"/>
                <w:b/>
                <w:lang w:val="pt-BR"/>
              </w:rPr>
              <w:t>Carga Horária</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NB - Núcleo Básico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304</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NP - Núcleo Profissional Essencial</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512</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bottom"/>
          </w:tcPr>
          <w:p w:rsidR="001323AD" w:rsidRPr="00A87E9E" w:rsidRDefault="001323AD" w:rsidP="00042E59">
            <w:pPr>
              <w:jc w:val="both"/>
              <w:rPr>
                <w:rFonts w:cs="Times New Roman"/>
                <w:lang w:val="pt-BR"/>
              </w:rPr>
            </w:pPr>
            <w:r w:rsidRPr="00A87E9E">
              <w:rPr>
                <w:rFonts w:cs="Times New Roman"/>
                <w:lang w:val="pt-BR"/>
              </w:rPr>
              <w:t>NE - Núcleo Profissional Específico</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bottom"/>
          </w:tcPr>
          <w:p w:rsidR="001323AD" w:rsidRPr="00A87E9E" w:rsidRDefault="001323AD" w:rsidP="00042E59">
            <w:pPr>
              <w:jc w:val="center"/>
              <w:rPr>
                <w:rFonts w:cs="Times New Roman"/>
                <w:lang w:val="pt-BR"/>
              </w:rPr>
            </w:pPr>
            <w:r w:rsidRPr="00A87E9E">
              <w:rPr>
                <w:rFonts w:cs="Times New Roman"/>
                <w:lang w:val="pt-BR"/>
              </w:rPr>
              <w:t>1328</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C2D69B"/>
            <w:noWrap/>
            <w:vAlign w:val="bottom"/>
          </w:tcPr>
          <w:p w:rsidR="001323AD" w:rsidRPr="00A87E9E" w:rsidRDefault="001323AD" w:rsidP="00042E59">
            <w:pPr>
              <w:jc w:val="both"/>
              <w:rPr>
                <w:rFonts w:cs="Times New Roman"/>
                <w:lang w:val="pt-BR"/>
              </w:rPr>
            </w:pPr>
            <w:r w:rsidRPr="00A87E9E">
              <w:rPr>
                <w:rFonts w:cs="Times New Roman"/>
                <w:lang w:val="pt-BR"/>
              </w:rPr>
              <w:t>Trabalho de Conclusão de Curso (7º e 8º períodos)</w:t>
            </w:r>
          </w:p>
        </w:tc>
        <w:tc>
          <w:tcPr>
            <w:tcW w:w="1206" w:type="dxa"/>
            <w:tcBorders>
              <w:top w:val="single" w:sz="4" w:space="0" w:color="auto"/>
              <w:left w:val="single" w:sz="4" w:space="0" w:color="auto"/>
              <w:bottom w:val="single" w:sz="4" w:space="0" w:color="auto"/>
              <w:right w:val="single" w:sz="4" w:space="0" w:color="auto"/>
            </w:tcBorders>
            <w:shd w:val="clear" w:color="000000" w:fill="C2D69B"/>
            <w:noWrap/>
            <w:vAlign w:val="bottom"/>
          </w:tcPr>
          <w:p w:rsidR="001323AD" w:rsidRPr="00A87E9E" w:rsidRDefault="001323AD" w:rsidP="00042E59">
            <w:pPr>
              <w:jc w:val="center"/>
              <w:rPr>
                <w:rFonts w:cs="Times New Roman"/>
                <w:lang w:val="pt-BR"/>
              </w:rPr>
            </w:pPr>
            <w:r w:rsidRPr="00A87E9E">
              <w:rPr>
                <w:rFonts w:cs="Times New Roman"/>
                <w:lang w:val="pt-BR"/>
              </w:rPr>
              <w:t>128</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FBFBF"/>
            <w:noWrap/>
            <w:vAlign w:val="bottom"/>
          </w:tcPr>
          <w:p w:rsidR="001323AD" w:rsidRPr="00A87E9E" w:rsidRDefault="001323AD" w:rsidP="00042E59">
            <w:pPr>
              <w:rPr>
                <w:rFonts w:cs="Times New Roman"/>
                <w:lang w:val="pt-BR"/>
              </w:rPr>
            </w:pPr>
            <w:r w:rsidRPr="00A87E9E">
              <w:rPr>
                <w:rFonts w:cs="Times New Roman"/>
                <w:lang w:val="pt-BR"/>
              </w:rPr>
              <w:t>Carga horária total dos períodos</w:t>
            </w:r>
          </w:p>
        </w:tc>
        <w:tc>
          <w:tcPr>
            <w:tcW w:w="1206" w:type="dxa"/>
            <w:tcBorders>
              <w:top w:val="single" w:sz="8" w:space="0" w:color="auto"/>
              <w:left w:val="single" w:sz="4" w:space="0" w:color="auto"/>
              <w:bottom w:val="single" w:sz="4" w:space="0" w:color="auto"/>
              <w:right w:val="single" w:sz="8" w:space="0" w:color="auto"/>
            </w:tcBorders>
            <w:shd w:val="clear" w:color="000000" w:fill="BFBFBF"/>
            <w:noWrap/>
            <w:vAlign w:val="center"/>
          </w:tcPr>
          <w:p w:rsidR="001323AD" w:rsidRPr="00A87E9E" w:rsidRDefault="001323AD" w:rsidP="00042E59">
            <w:pPr>
              <w:jc w:val="center"/>
              <w:rPr>
                <w:rFonts w:cs="Times New Roman"/>
                <w:b/>
                <w:bCs/>
                <w:lang w:val="pt-BR"/>
              </w:rPr>
            </w:pPr>
            <w:r w:rsidRPr="00A87E9E">
              <w:rPr>
                <w:rFonts w:cs="Times New Roman"/>
                <w:b/>
                <w:bCs/>
                <w:lang w:val="pt-BR"/>
              </w:rPr>
              <w:t>2272</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8CCE4"/>
            <w:noWrap/>
            <w:vAlign w:val="bottom"/>
          </w:tcPr>
          <w:p w:rsidR="001323AD" w:rsidRPr="00A87E9E" w:rsidRDefault="001323AD" w:rsidP="00042E59">
            <w:pPr>
              <w:rPr>
                <w:rFonts w:cs="Times New Roman"/>
                <w:lang w:val="pt-BR"/>
              </w:rPr>
            </w:pPr>
            <w:r w:rsidRPr="00A87E9E">
              <w:rPr>
                <w:rFonts w:cs="Times New Roman"/>
                <w:lang w:val="pt-BR"/>
              </w:rPr>
              <w:t>Prática como Componente Curricular (ao longo do curso)</w:t>
            </w:r>
          </w:p>
        </w:tc>
        <w:tc>
          <w:tcPr>
            <w:tcW w:w="1206" w:type="dxa"/>
            <w:tcBorders>
              <w:top w:val="single" w:sz="8" w:space="0" w:color="auto"/>
              <w:left w:val="single" w:sz="4" w:space="0" w:color="auto"/>
              <w:bottom w:val="single" w:sz="4" w:space="0" w:color="auto"/>
              <w:right w:val="single" w:sz="8" w:space="0" w:color="auto"/>
            </w:tcBorders>
            <w:shd w:val="clear" w:color="000000" w:fill="B8CCE4"/>
            <w:noWrap/>
            <w:vAlign w:val="center"/>
          </w:tcPr>
          <w:p w:rsidR="001323AD" w:rsidRPr="00A87E9E" w:rsidRDefault="001323AD" w:rsidP="00042E59">
            <w:pPr>
              <w:jc w:val="center"/>
              <w:rPr>
                <w:rFonts w:cs="Times New Roman"/>
                <w:lang w:val="pt-BR"/>
              </w:rPr>
            </w:pPr>
            <w:r w:rsidRPr="00A87E9E">
              <w:rPr>
                <w:rFonts w:cs="Times New Roman"/>
                <w:lang w:val="pt-BR"/>
              </w:rPr>
              <w:t>400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E5B8B7"/>
            <w:noWrap/>
            <w:vAlign w:val="bottom"/>
          </w:tcPr>
          <w:p w:rsidR="001323AD" w:rsidRPr="00A87E9E" w:rsidRDefault="001323AD" w:rsidP="00042E59">
            <w:pPr>
              <w:rPr>
                <w:rFonts w:cs="Times New Roman"/>
                <w:color w:val="000000"/>
                <w:lang w:val="pt-BR"/>
              </w:rPr>
            </w:pPr>
            <w:r w:rsidRPr="00A87E9E">
              <w:rPr>
                <w:rFonts w:cs="Times New Roman"/>
                <w:color w:val="000000"/>
                <w:lang w:val="pt-BR"/>
              </w:rPr>
              <w:t>Estágio Curricular Supervisionado (a partir do 5º período)</w:t>
            </w:r>
          </w:p>
        </w:tc>
        <w:tc>
          <w:tcPr>
            <w:tcW w:w="1206" w:type="dxa"/>
            <w:tcBorders>
              <w:top w:val="single" w:sz="8" w:space="0" w:color="auto"/>
              <w:left w:val="single" w:sz="4" w:space="0" w:color="auto"/>
              <w:bottom w:val="single" w:sz="4" w:space="0" w:color="auto"/>
              <w:right w:val="single" w:sz="8" w:space="0" w:color="auto"/>
            </w:tcBorders>
            <w:shd w:val="clear" w:color="000000" w:fill="E5B8B7"/>
            <w:noWrap/>
            <w:vAlign w:val="center"/>
          </w:tcPr>
          <w:p w:rsidR="001323AD" w:rsidRPr="00A87E9E" w:rsidRDefault="001323AD" w:rsidP="00042E59">
            <w:pPr>
              <w:jc w:val="center"/>
              <w:rPr>
                <w:rFonts w:cs="Times New Roman"/>
                <w:color w:val="000000"/>
                <w:lang w:val="pt-BR"/>
              </w:rPr>
            </w:pPr>
            <w:r w:rsidRPr="00A87E9E">
              <w:rPr>
                <w:rFonts w:cs="Times New Roman"/>
                <w:color w:val="000000"/>
                <w:lang w:val="pt-BR"/>
              </w:rPr>
              <w:t>400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BFBFBF"/>
            <w:noWrap/>
          </w:tcPr>
          <w:p w:rsidR="001323AD" w:rsidRPr="00A87E9E" w:rsidRDefault="001323AD" w:rsidP="00042E59">
            <w:pPr>
              <w:rPr>
                <w:rFonts w:cs="Times New Roman"/>
                <w:lang w:val="pt-BR"/>
              </w:rPr>
            </w:pPr>
            <w:r w:rsidRPr="00A87E9E">
              <w:rPr>
                <w:rFonts w:cs="Times New Roman"/>
                <w:lang w:val="pt-BR"/>
              </w:rPr>
              <w:t>AACC - Atividades Acadêmico-científico-culturais ao longo do curso</w:t>
            </w:r>
          </w:p>
        </w:tc>
        <w:tc>
          <w:tcPr>
            <w:tcW w:w="1206" w:type="dxa"/>
            <w:tcBorders>
              <w:top w:val="single" w:sz="8" w:space="0" w:color="auto"/>
              <w:left w:val="single" w:sz="4" w:space="0" w:color="auto"/>
              <w:bottom w:val="single" w:sz="4" w:space="0" w:color="auto"/>
              <w:right w:val="single" w:sz="8" w:space="0" w:color="auto"/>
            </w:tcBorders>
            <w:shd w:val="clear" w:color="000000" w:fill="BFBFBF"/>
            <w:noWrap/>
            <w:vAlign w:val="center"/>
          </w:tcPr>
          <w:p w:rsidR="001323AD" w:rsidRPr="00A87E9E" w:rsidRDefault="001323AD" w:rsidP="00042E59">
            <w:pPr>
              <w:jc w:val="center"/>
              <w:rPr>
                <w:rFonts w:cs="Times New Roman"/>
                <w:bCs/>
                <w:lang w:val="pt-BR"/>
              </w:rPr>
            </w:pPr>
            <w:r w:rsidRPr="00A87E9E">
              <w:rPr>
                <w:rFonts w:cs="Times New Roman"/>
                <w:bCs/>
                <w:lang w:val="pt-BR"/>
              </w:rPr>
              <w:t>200</w:t>
            </w:r>
          </w:p>
        </w:tc>
      </w:tr>
      <w:tr w:rsidR="001323AD" w:rsidRPr="00A87E9E" w:rsidTr="00042E59">
        <w:trPr>
          <w:trHeight w:val="330"/>
          <w:jc w:val="center"/>
        </w:trPr>
        <w:tc>
          <w:tcPr>
            <w:tcW w:w="695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23AD" w:rsidRPr="00A87E9E" w:rsidRDefault="001323AD" w:rsidP="00042E59">
            <w:pPr>
              <w:jc w:val="center"/>
              <w:rPr>
                <w:rFonts w:cs="Times New Roman"/>
                <w:b/>
                <w:bCs/>
                <w:lang w:val="pt-BR"/>
              </w:rPr>
            </w:pPr>
            <w:r w:rsidRPr="00A87E9E">
              <w:rPr>
                <w:rFonts w:cs="Times New Roman"/>
                <w:b/>
                <w:bCs/>
                <w:lang w:val="pt-BR"/>
              </w:rPr>
              <w:t>Carga Horária Total</w:t>
            </w:r>
          </w:p>
        </w:tc>
        <w:tc>
          <w:tcPr>
            <w:tcW w:w="1206" w:type="dxa"/>
            <w:tcBorders>
              <w:top w:val="single" w:sz="8" w:space="0" w:color="auto"/>
              <w:left w:val="single" w:sz="4" w:space="0" w:color="auto"/>
              <w:bottom w:val="single" w:sz="4" w:space="0" w:color="auto"/>
              <w:right w:val="single" w:sz="8" w:space="0" w:color="auto"/>
            </w:tcBorders>
            <w:shd w:val="clear" w:color="000000" w:fill="FFFFFF"/>
            <w:noWrap/>
            <w:vAlign w:val="center"/>
          </w:tcPr>
          <w:p w:rsidR="001323AD" w:rsidRPr="00A87E9E" w:rsidRDefault="001323AD" w:rsidP="00042E59">
            <w:pPr>
              <w:jc w:val="center"/>
              <w:rPr>
                <w:rFonts w:cs="Times New Roman"/>
                <w:b/>
                <w:lang w:val="pt-BR"/>
              </w:rPr>
            </w:pPr>
            <w:r w:rsidRPr="00A87E9E">
              <w:rPr>
                <w:rFonts w:cs="Times New Roman"/>
                <w:b/>
                <w:lang w:val="pt-BR"/>
              </w:rPr>
              <w:t>3272</w:t>
            </w:r>
          </w:p>
        </w:tc>
      </w:tr>
    </w:tbl>
    <w:p w:rsidR="001323AD" w:rsidRPr="00A87E9E" w:rsidRDefault="001323AD" w:rsidP="001323AD">
      <w:pPr>
        <w:pStyle w:val="Legenda"/>
        <w:rPr>
          <w:b/>
        </w:rPr>
      </w:pPr>
    </w:p>
    <w:p w:rsidR="001323AD" w:rsidRPr="00A87E9E" w:rsidRDefault="001323AD" w:rsidP="000C6B8F">
      <w:pPr>
        <w:pStyle w:val="Legenda"/>
      </w:pPr>
      <w:bookmarkStart w:id="49" w:name="_Toc390885367"/>
      <w:r w:rsidRPr="00A87E9E">
        <w:t xml:space="preserve">Quadro </w:t>
      </w:r>
      <w:r w:rsidR="00E836D7" w:rsidRPr="00A87E9E">
        <w:t>5</w:t>
      </w:r>
      <w:r w:rsidRPr="00A87E9E">
        <w:t xml:space="preserve"> - Carga horária total do curso</w:t>
      </w:r>
      <w:bookmarkEnd w:id="49"/>
    </w:p>
    <w:p w:rsidR="001323AD" w:rsidRPr="00A87E9E" w:rsidRDefault="001323AD" w:rsidP="001323AD">
      <w:pPr>
        <w:widowControl/>
        <w:suppressAutoHyphens w:val="0"/>
        <w:autoSpaceDN/>
        <w:spacing w:line="360" w:lineRule="auto"/>
        <w:ind w:firstLine="709"/>
        <w:jc w:val="both"/>
        <w:textAlignment w:val="auto"/>
        <w:rPr>
          <w:rFonts w:eastAsia="Times New Roman" w:cs="Times New Roman"/>
          <w:color w:val="FF0000"/>
          <w:kern w:val="0"/>
          <w:lang w:val="pt-BR" w:eastAsia="pt-BR" w:bidi="ar-SA"/>
        </w:rPr>
      </w:pP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estrutura curricular proposta possui uma carga-horária total de </w:t>
      </w:r>
      <w:r w:rsidRPr="00A87E9E">
        <w:rPr>
          <w:rFonts w:cs="Times New Roman"/>
          <w:b/>
          <w:lang w:val="pt-BR"/>
        </w:rPr>
        <w:t>3.272</w:t>
      </w:r>
      <w:r w:rsidRPr="00A87E9E">
        <w:rPr>
          <w:rFonts w:cs="Times New Roman"/>
          <w:lang w:val="pt-BR"/>
        </w:rPr>
        <w:t xml:space="preserve"> </w:t>
      </w:r>
      <w:r w:rsidRPr="00A87E9E">
        <w:rPr>
          <w:rFonts w:cs="Times New Roman"/>
          <w:b/>
          <w:lang w:val="pt-BR"/>
        </w:rPr>
        <w:t>horas</w:t>
      </w:r>
      <w:r w:rsidRPr="00A87E9E">
        <w:rPr>
          <w:rFonts w:cs="Times New Roman"/>
          <w:lang w:val="pt-BR"/>
        </w:rPr>
        <w:t xml:space="preserve"> para a integralização da matriz exigida para a obtenção do título. Conforme Portaria do MEC nº 4.059 de 10/12/2004 (DOU de 13/12/2004, Seção 1, p. 34), poderão ser ofertadas disciplinas na modalidade semi-presencial, a partir do reconhecimento do curso, desde que esta oferta não ultrapasse 20% (vinte por cento) da carga horária total do curso. Tal portaria define a modalidade semi-presencial como quaisquer atividades didáticas, módulos ou unidades de ensino-aprendizagem centrados na autoaprendizagem e com a mediação de recursos didáticos organizados em diferentes suportes de informação que utilizem tecnologias de comunicação </w:t>
      </w:r>
      <w:r w:rsidRPr="00A87E9E">
        <w:rPr>
          <w:rFonts w:cs="Times New Roman"/>
          <w:lang w:val="pt-BR"/>
        </w:rPr>
        <w:lastRenderedPageBreak/>
        <w:t xml:space="preserve">remota.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Conforme resolução CNE/CP 2, de 19 de fevereiro de 2002, a estrutura curricular do curso de Licenciatura em Computação contempla as exigências estabelecidas para carga horária dos cursos de Formação de Professores da Educação Básica, em nível superior, em curso de licenciatura, de graduação plena, nas quais a articulação teoria-prática garante, nos termos do seu projeto pedagógico, as seguintes dimensões dos componentes comuns:</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400 (quatrocentas) horas de prática como componente curricular, vivenciadas ao longo do curso;</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400 (quatrocentas) horas de estágio curricular supervisionado a partir do início da segunda metade do curso;</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mínimo de 1800 (mil e oitocentas) horas de aulas para os conteúdos curriculares de natureza científico-cultural;</w:t>
      </w:r>
    </w:p>
    <w:p w:rsidR="001323AD" w:rsidRPr="00A87E9E" w:rsidRDefault="001323AD" w:rsidP="00E01E75">
      <w:pPr>
        <w:numPr>
          <w:ilvl w:val="0"/>
          <w:numId w:val="14"/>
        </w:numPr>
        <w:spacing w:line="360" w:lineRule="auto"/>
        <w:jc w:val="both"/>
        <w:rPr>
          <w:rFonts w:cs="Times New Roman"/>
          <w:lang w:val="pt-BR"/>
        </w:rPr>
      </w:pPr>
      <w:r w:rsidRPr="00A87E9E">
        <w:rPr>
          <w:rFonts w:cs="Times New Roman"/>
          <w:lang w:val="pt-BR"/>
        </w:rPr>
        <w:t>200 (duzentas) horas para outras formas de atividades acadêmico-científico-culturais.</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A inserção da prática como componente curricular objetiva associá-la a dimensão do conhecimento por meio da reflexão sobre a atuação profissional e permite ainda a articulação entre as demais disciplinas, não  se restringindo apenas ao estágio e tendo como finalidade a articulação das diferentes práticas, numa perspectiva interdisciplinar.</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prática como componente curricular deverá valorizar a participação do discente no contexto do ensino tanto através da elaboração de </w:t>
      </w:r>
      <w:r w:rsidRPr="00A87E9E">
        <w:rPr>
          <w:rFonts w:cs="Times New Roman"/>
          <w:i/>
          <w:lang w:val="pt-BR"/>
        </w:rPr>
        <w:t>software</w:t>
      </w:r>
      <w:r w:rsidRPr="00A87E9E">
        <w:rPr>
          <w:rFonts w:cs="Times New Roman"/>
          <w:lang w:val="pt-BR"/>
        </w:rPr>
        <w:t xml:space="preserve"> educacional, simulações, experiências de gestão bem como na organização de planos pedagógicos, capacitação de docentes, entre outros. Os professores orientadores destas práticas deverão ter conhecimento específico na área de computação e/ou na área da educação em consonância com o referencial didático-pedagógico.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A prática como componente curricular poderá envolver atividades de pesquisa e extensão, voltadas para o ensino da computação. </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A metodologia escolhida para a realização dessas atividades inclui a realização de projetos integradores, que serão desenvolvidos durante todo o curso. Assim, o aluno terá momentos em sala de aula, nos quais receberá orientações acerca da construção dos projetos, bem como tempo específico para desenvolvê-los. Em cada um desses períodos os projetos envolverão várias disciplinas, numa perspectiva interdisciplinar, relativos à prática docente em Informática. Dentre essas atividades, citam-se a participação em pesquisas educacionais, programas de extensão, elaboração de material didático, desenvolvimento de projetos de eventos científicos, entre outros. A definição dessas atividades será efetuada conjuntamente por alunos e professores das diversas disciplinas a partir de sugestões das partes envolvidas.</w:t>
      </w:r>
    </w:p>
    <w:p w:rsidR="001323AD" w:rsidRPr="00A87E9E" w:rsidRDefault="001323AD" w:rsidP="00E01E75">
      <w:pPr>
        <w:pStyle w:val="PPCs"/>
        <w:numPr>
          <w:ilvl w:val="1"/>
          <w:numId w:val="10"/>
        </w:numPr>
      </w:pPr>
      <w:bookmarkStart w:id="50" w:name="_Toc388901670"/>
      <w:bookmarkStart w:id="51" w:name="_Toc391299538"/>
      <w:r w:rsidRPr="00A87E9E">
        <w:lastRenderedPageBreak/>
        <w:t>Fluxograma do Curso</w:t>
      </w:r>
      <w:bookmarkEnd w:id="50"/>
      <w:bookmarkEnd w:id="51"/>
    </w:p>
    <w:p w:rsidR="001323AD" w:rsidRDefault="001323AD" w:rsidP="001323AD">
      <w:pPr>
        <w:spacing w:line="360" w:lineRule="auto"/>
        <w:ind w:firstLine="706"/>
        <w:jc w:val="both"/>
        <w:rPr>
          <w:rFonts w:cs="Times New Roman"/>
          <w:lang w:val="pt-BR"/>
        </w:rPr>
      </w:pPr>
      <w:r w:rsidRPr="00A87E9E">
        <w:rPr>
          <w:rFonts w:cs="Times New Roman"/>
          <w:lang w:val="pt-BR"/>
        </w:rPr>
        <w:t>Quanto à carga horária total do curso de Licenciatura em Computação, o gráfico 1 apresenta uma comparação entre os diferentes componentes da matriz curricular e suas respectivas porcentagens de carga  horária.</w:t>
      </w:r>
    </w:p>
    <w:p w:rsidR="002A34CE" w:rsidRPr="00A87E9E" w:rsidRDefault="002A34CE" w:rsidP="001323AD">
      <w:pPr>
        <w:spacing w:line="360" w:lineRule="auto"/>
        <w:ind w:firstLine="706"/>
        <w:jc w:val="both"/>
        <w:rPr>
          <w:rFonts w:cs="Times New Roman"/>
          <w:lang w:val="pt-BR"/>
        </w:rPr>
      </w:pPr>
    </w:p>
    <w:p w:rsidR="001323AD" w:rsidRPr="00A87E9E" w:rsidRDefault="002A34CE" w:rsidP="001323AD">
      <w:pPr>
        <w:spacing w:line="360" w:lineRule="auto"/>
        <w:jc w:val="center"/>
        <w:rPr>
          <w:rFonts w:cs="Times New Roman"/>
          <w:lang w:val="pt-BR"/>
        </w:rPr>
      </w:pPr>
      <w:r>
        <w:rPr>
          <w:rFonts w:cs="Times New Roman"/>
          <w:lang w:val="pt-BR"/>
        </w:rPr>
        <w:t>grafico</w:t>
      </w:r>
    </w:p>
    <w:p w:rsidR="001323AD" w:rsidRPr="00A87E9E" w:rsidRDefault="001323AD" w:rsidP="001323AD">
      <w:pPr>
        <w:spacing w:line="360" w:lineRule="auto"/>
        <w:jc w:val="center"/>
        <w:rPr>
          <w:sz w:val="20"/>
          <w:szCs w:val="20"/>
        </w:rPr>
        <w:sectPr w:rsidR="001323AD" w:rsidRPr="00A87E9E" w:rsidSect="00AF3C48">
          <w:footerReference w:type="default" r:id="rId17"/>
          <w:pgSz w:w="11906" w:h="16838"/>
          <w:pgMar w:top="851" w:right="1134" w:bottom="851" w:left="1701" w:header="720" w:footer="227" w:gutter="0"/>
          <w:cols w:space="0"/>
          <w:docGrid w:linePitch="326"/>
        </w:sectPr>
      </w:pPr>
      <w:bookmarkStart w:id="52" w:name="_Toc388902083"/>
      <w:r w:rsidRPr="00A87E9E">
        <w:rPr>
          <w:sz w:val="20"/>
          <w:szCs w:val="20"/>
        </w:rPr>
        <w:t xml:space="preserve">Gráfico </w:t>
      </w:r>
      <w:r w:rsidRPr="00A87E9E">
        <w:rPr>
          <w:sz w:val="20"/>
          <w:szCs w:val="20"/>
        </w:rPr>
        <w:fldChar w:fldCharType="begin"/>
      </w:r>
      <w:r w:rsidRPr="00A87E9E">
        <w:rPr>
          <w:sz w:val="20"/>
          <w:szCs w:val="20"/>
        </w:rPr>
        <w:instrText xml:space="preserve"> SEQ Gráfico \* ARABIC </w:instrText>
      </w:r>
      <w:r w:rsidRPr="00A87E9E">
        <w:rPr>
          <w:sz w:val="20"/>
          <w:szCs w:val="20"/>
        </w:rPr>
        <w:fldChar w:fldCharType="separate"/>
      </w:r>
      <w:r w:rsidR="003376A8">
        <w:rPr>
          <w:noProof/>
          <w:sz w:val="20"/>
          <w:szCs w:val="20"/>
        </w:rPr>
        <w:t>1</w:t>
      </w:r>
      <w:r w:rsidRPr="00A87E9E">
        <w:rPr>
          <w:sz w:val="20"/>
          <w:szCs w:val="20"/>
        </w:rPr>
        <w:fldChar w:fldCharType="end"/>
      </w:r>
      <w:r w:rsidRPr="00A87E9E">
        <w:rPr>
          <w:sz w:val="20"/>
          <w:szCs w:val="20"/>
        </w:rPr>
        <w:t xml:space="preserve"> - Carga horária por componentes da matriz curricular</w:t>
      </w:r>
      <w:bookmarkEnd w:id="52"/>
    </w:p>
    <w:p w:rsidR="001323AD" w:rsidRPr="00A87E9E" w:rsidRDefault="001323AD" w:rsidP="001323AD">
      <w:pPr>
        <w:spacing w:line="360" w:lineRule="auto"/>
        <w:ind w:firstLine="706"/>
        <w:jc w:val="both"/>
        <w:rPr>
          <w:rFonts w:cs="Times New Roman"/>
          <w:lang w:val="pt-BR"/>
        </w:rPr>
      </w:pPr>
      <w:r w:rsidRPr="00A87E9E">
        <w:rPr>
          <w:rFonts w:cs="Times New Roman"/>
          <w:lang w:val="pt-BR"/>
        </w:rPr>
        <w:lastRenderedPageBreak/>
        <w:t>Relacionado ao perfil de formação do curso de Licenciatura em Computação, a figura 2 mostra o fluxograma das disciplinas agrupadas por período.</w:t>
      </w:r>
    </w:p>
    <w:p w:rsidR="001323AD" w:rsidRPr="00A87E9E" w:rsidRDefault="001323AD" w:rsidP="001323AD">
      <w:pPr>
        <w:spacing w:line="360" w:lineRule="auto"/>
        <w:ind w:firstLine="706"/>
        <w:jc w:val="both"/>
        <w:rPr>
          <w:rFonts w:cs="Times New Roman"/>
          <w:lang w:val="pt-BR"/>
        </w:rPr>
      </w:pPr>
    </w:p>
    <w:p w:rsidR="001323AD" w:rsidRPr="00A87E9E" w:rsidRDefault="00A6558C" w:rsidP="001323AD">
      <w:pPr>
        <w:spacing w:line="360" w:lineRule="auto"/>
        <w:jc w:val="center"/>
        <w:rPr>
          <w:rFonts w:cs="Times New Roman"/>
          <w:lang w:val="pt-BR"/>
        </w:rPr>
      </w:pPr>
      <w:r>
        <w:rPr>
          <w:rFonts w:cs="Times New Roman"/>
          <w:lang w:val="pt-BR"/>
        </w:rPr>
        <w:pict>
          <v:shape id="_x0000_i1029" type="#_x0000_t75" style="width:669.6pt;height:316.8pt">
            <v:imagedata r:id="rId18" o:title="" croptop="3023f" cropbottom="23749f" cropleft="1438f" cropright="17368f"/>
          </v:shape>
        </w:pict>
      </w:r>
    </w:p>
    <w:p w:rsidR="001323AD" w:rsidRPr="00A87E9E" w:rsidRDefault="001323AD" w:rsidP="001323AD">
      <w:pPr>
        <w:pStyle w:val="Legenda"/>
        <w:rPr>
          <w:b/>
        </w:rPr>
      </w:pPr>
    </w:p>
    <w:p w:rsidR="001323AD" w:rsidRPr="00A87E9E" w:rsidRDefault="001323AD" w:rsidP="001323AD">
      <w:pPr>
        <w:pStyle w:val="Legenda"/>
        <w:rPr>
          <w:rFonts w:cs="Times New Roman"/>
          <w:b/>
          <w:lang w:val="pt-BR"/>
        </w:rPr>
        <w:sectPr w:rsidR="001323AD" w:rsidRPr="00A87E9E" w:rsidSect="00AF3C48">
          <w:pgSz w:w="16838" w:h="11906" w:orient="landscape"/>
          <w:pgMar w:top="1701" w:right="1701" w:bottom="1134" w:left="1134" w:header="720" w:footer="227" w:gutter="0"/>
          <w:cols w:space="0"/>
          <w:docGrid w:linePitch="326"/>
        </w:sectPr>
      </w:pPr>
      <w:bookmarkStart w:id="53" w:name="_Toc390885368"/>
      <w:r w:rsidRPr="00A87E9E">
        <w:rPr>
          <w:b/>
        </w:rPr>
        <w:t>Figura 3- Disciplinas agrupadas por período</w:t>
      </w:r>
      <w:bookmarkEnd w:id="53"/>
    </w:p>
    <w:p w:rsidR="001323AD" w:rsidRPr="00A87E9E" w:rsidRDefault="001323AD" w:rsidP="001F1C7C">
      <w:pPr>
        <w:pStyle w:val="PPCs"/>
      </w:pPr>
      <w:bookmarkStart w:id="54" w:name="_Toc388901672"/>
      <w:bookmarkStart w:id="55" w:name="_Toc391299539"/>
      <w:r w:rsidRPr="00A87E9E">
        <w:lastRenderedPageBreak/>
        <w:t>Trabalho de Conclusão de Curso</w:t>
      </w:r>
      <w:bookmarkEnd w:id="54"/>
      <w:bookmarkEnd w:id="55"/>
      <w:r w:rsidRPr="00A87E9E">
        <w:t xml:space="preserve"> </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Trabalho de Conclusão de Curso oportunizará ao discente revisão, aprofundamento, sistematização e integração dos conteúdos estudados. Permitirá ainda a elaboração de um projeto técnico ou científico na área da Licenciatura em Computação, baseado em estudos e/ou pesquisas realizadas na literatura especializada na área de conhecimento ou ainda decorrente de observações e análises de situações, hipóteses, dados e outros aspectos contemplados pela prática e pela técnica. Será elaborado mediante a orientação de um professor do curso, que definirá datas quanto à respectiva orientação do trabalho e apresentação.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 xml:space="preserve">No curso de Licenciatura em Computação serão destinadas 128 horas para elaboração do TCC,  disciplina que deverá ocorrer no 7º e 8º período, mediante carga horária curricular de 64 horas cada. O TCC deverá compor a carga horária total do curso e poderá ser elaborado mediante regras para criação de monografia, </w:t>
      </w:r>
      <w:r w:rsidRPr="00A87E9E">
        <w:rPr>
          <w:rFonts w:cs="Times New Roman"/>
          <w:i/>
          <w:lang w:val="pt-BR"/>
        </w:rPr>
        <w:t>software</w:t>
      </w:r>
      <w:r w:rsidRPr="00A87E9E">
        <w:rPr>
          <w:rFonts w:cs="Times New Roman"/>
          <w:lang w:val="pt-BR"/>
        </w:rPr>
        <w:t xml:space="preserve">, projeto, relatório de estágio, artigo ou estudo de caso. </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Núcleo Docente Estruturante (NDE) do curso de Licenciatura em Computação recomenda que os professores-orientadores indiquem aos seus alunos-orientados a elaboração de monografia como posterior defesa formal, com arguição por uma banca. De acordo com a relevância do tema e com o consentimento do professor-orientador, o trabalho de conclusão de curso no formato "monografia" poderá ser elaborado em dupla.</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Caso o aluno-orientado, com o aceite de seu professor-orientador, opte por artigo, deverá obedecer ao seguinte critério estabelecido pelo NDE: artigos só serão aceitos como TCC do curso de Licenciatura em Computação se publicados de forma completa em congressos, revistas ou periódicos. Não serão aceitos resumos expandidos nem resumos simples. O artigo completo, para ser válido como TCC, deverá ser publicado entre o 7º e 8º períodos do curso e o aluno deve ser o primeiro autor.</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O relatório de estágio somente poderá ser considerado como Trabalho de Conclusão de Curso, segundo NDE da Licenciatura em Computação, com consentimento do orientador e quando apresentar relevante contribuição para a formação docente e para a comunidade escolar onde o estágio foi realizado.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Para a aprovação no TCC, os alunos deverão atender aos seguintes critérios:</w:t>
      </w:r>
    </w:p>
    <w:p w:rsidR="001323AD" w:rsidRPr="00A87E9E" w:rsidRDefault="001323AD" w:rsidP="001323AD">
      <w:pPr>
        <w:numPr>
          <w:ilvl w:val="0"/>
          <w:numId w:val="4"/>
        </w:numPr>
        <w:spacing w:line="360" w:lineRule="auto"/>
        <w:jc w:val="both"/>
        <w:rPr>
          <w:rFonts w:cs="Times New Roman"/>
          <w:lang w:val="pt-BR"/>
        </w:rPr>
      </w:pPr>
      <w:r w:rsidRPr="00A87E9E">
        <w:rPr>
          <w:lang w:val="pt-BR"/>
        </w:rPr>
        <w:t xml:space="preserve">Relevância do assunto escolhido; </w:t>
      </w:r>
    </w:p>
    <w:p w:rsidR="001323AD" w:rsidRPr="00A87E9E" w:rsidRDefault="001323AD" w:rsidP="001323AD">
      <w:pPr>
        <w:numPr>
          <w:ilvl w:val="0"/>
          <w:numId w:val="4"/>
        </w:numPr>
        <w:spacing w:line="360" w:lineRule="auto"/>
        <w:jc w:val="both"/>
        <w:rPr>
          <w:lang w:val="pt-BR"/>
        </w:rPr>
      </w:pPr>
      <w:r w:rsidRPr="00A87E9E">
        <w:rPr>
          <w:lang w:val="pt-BR"/>
        </w:rPr>
        <w:t>Formulação do problema e/ou hipótese;</w:t>
      </w:r>
    </w:p>
    <w:p w:rsidR="001323AD" w:rsidRPr="00A87E9E" w:rsidRDefault="001323AD" w:rsidP="001323AD">
      <w:pPr>
        <w:numPr>
          <w:ilvl w:val="0"/>
          <w:numId w:val="4"/>
        </w:numPr>
        <w:spacing w:line="360" w:lineRule="auto"/>
        <w:jc w:val="both"/>
        <w:rPr>
          <w:lang w:val="pt-BR"/>
        </w:rPr>
      </w:pPr>
      <w:r w:rsidRPr="00A87E9E">
        <w:rPr>
          <w:lang w:val="pt-BR"/>
        </w:rPr>
        <w:t xml:space="preserve">Estrutura do trabalho; </w:t>
      </w:r>
    </w:p>
    <w:p w:rsidR="001323AD" w:rsidRPr="00A87E9E" w:rsidRDefault="001323AD" w:rsidP="001323AD">
      <w:pPr>
        <w:numPr>
          <w:ilvl w:val="0"/>
          <w:numId w:val="4"/>
        </w:numPr>
        <w:spacing w:line="360" w:lineRule="auto"/>
        <w:jc w:val="both"/>
        <w:rPr>
          <w:lang w:val="pt-BR"/>
        </w:rPr>
      </w:pPr>
      <w:r w:rsidRPr="00A87E9E">
        <w:rPr>
          <w:lang w:val="pt-BR"/>
        </w:rPr>
        <w:lastRenderedPageBreak/>
        <w:t xml:space="preserve">Metodologia ou material e método ou método e técnica; </w:t>
      </w:r>
    </w:p>
    <w:p w:rsidR="001323AD" w:rsidRPr="00A87E9E" w:rsidRDefault="001323AD" w:rsidP="001323AD">
      <w:pPr>
        <w:numPr>
          <w:ilvl w:val="0"/>
          <w:numId w:val="4"/>
        </w:numPr>
        <w:spacing w:line="360" w:lineRule="auto"/>
        <w:jc w:val="both"/>
        <w:rPr>
          <w:lang w:val="pt-BR"/>
        </w:rPr>
      </w:pPr>
      <w:r w:rsidRPr="00A87E9E">
        <w:rPr>
          <w:lang w:val="pt-BR"/>
        </w:rPr>
        <w:t xml:space="preserve">Desenvolvimento; </w:t>
      </w:r>
    </w:p>
    <w:p w:rsidR="001323AD" w:rsidRPr="00A87E9E" w:rsidRDefault="001323AD" w:rsidP="001323AD">
      <w:pPr>
        <w:numPr>
          <w:ilvl w:val="0"/>
          <w:numId w:val="4"/>
        </w:numPr>
        <w:spacing w:line="360" w:lineRule="auto"/>
        <w:jc w:val="both"/>
        <w:rPr>
          <w:lang w:val="pt-BR"/>
        </w:rPr>
      </w:pPr>
      <w:r w:rsidRPr="00A87E9E">
        <w:rPr>
          <w:lang w:val="pt-BR"/>
        </w:rPr>
        <w:t xml:space="preserve">Citações; </w:t>
      </w:r>
    </w:p>
    <w:p w:rsidR="001323AD" w:rsidRPr="00A87E9E" w:rsidRDefault="001323AD" w:rsidP="001323AD">
      <w:pPr>
        <w:numPr>
          <w:ilvl w:val="0"/>
          <w:numId w:val="4"/>
        </w:numPr>
        <w:spacing w:line="360" w:lineRule="auto"/>
        <w:jc w:val="both"/>
        <w:rPr>
          <w:lang w:val="pt-BR"/>
        </w:rPr>
      </w:pPr>
      <w:r w:rsidRPr="00A87E9E">
        <w:rPr>
          <w:lang w:val="pt-BR"/>
        </w:rPr>
        <w:t xml:space="preserve">Conclusão; </w:t>
      </w:r>
    </w:p>
    <w:p w:rsidR="001323AD" w:rsidRPr="00A87E9E" w:rsidRDefault="001323AD" w:rsidP="001323AD">
      <w:pPr>
        <w:numPr>
          <w:ilvl w:val="0"/>
          <w:numId w:val="4"/>
        </w:numPr>
        <w:spacing w:line="360" w:lineRule="auto"/>
        <w:jc w:val="both"/>
        <w:rPr>
          <w:lang w:val="pt-BR"/>
        </w:rPr>
      </w:pPr>
      <w:r w:rsidRPr="00A87E9E">
        <w:rPr>
          <w:lang w:val="pt-BR"/>
        </w:rPr>
        <w:t xml:space="preserve">Referências bibliográficas; </w:t>
      </w:r>
    </w:p>
    <w:p w:rsidR="001323AD" w:rsidRPr="00A87E9E" w:rsidRDefault="001323AD" w:rsidP="001323AD">
      <w:pPr>
        <w:numPr>
          <w:ilvl w:val="0"/>
          <w:numId w:val="4"/>
        </w:numPr>
        <w:spacing w:line="360" w:lineRule="auto"/>
        <w:jc w:val="both"/>
        <w:rPr>
          <w:lang w:val="pt-BR"/>
        </w:rPr>
      </w:pPr>
      <w:r w:rsidRPr="00A87E9E">
        <w:rPr>
          <w:lang w:val="pt-BR"/>
        </w:rPr>
        <w:t xml:space="preserve">Apresentação oral com uso equilibrado do tempo; </w:t>
      </w:r>
    </w:p>
    <w:p w:rsidR="001323AD" w:rsidRPr="00A87E9E" w:rsidRDefault="001323AD" w:rsidP="001323AD">
      <w:pPr>
        <w:numPr>
          <w:ilvl w:val="0"/>
          <w:numId w:val="4"/>
        </w:numPr>
        <w:spacing w:line="360" w:lineRule="auto"/>
        <w:jc w:val="both"/>
        <w:rPr>
          <w:lang w:val="pt-BR"/>
        </w:rPr>
      </w:pPr>
      <w:r w:rsidRPr="00A87E9E">
        <w:rPr>
          <w:lang w:val="pt-BR"/>
        </w:rPr>
        <w:t xml:space="preserve">Recursos utilizados; </w:t>
      </w:r>
    </w:p>
    <w:p w:rsidR="001323AD" w:rsidRPr="00A87E9E" w:rsidRDefault="001323AD" w:rsidP="001323AD">
      <w:pPr>
        <w:numPr>
          <w:ilvl w:val="0"/>
          <w:numId w:val="4"/>
        </w:numPr>
        <w:spacing w:line="360" w:lineRule="auto"/>
        <w:jc w:val="both"/>
        <w:rPr>
          <w:lang w:val="pt-BR"/>
        </w:rPr>
      </w:pPr>
      <w:r w:rsidRPr="00A87E9E">
        <w:rPr>
          <w:lang w:val="pt-BR"/>
        </w:rPr>
        <w:t xml:space="preserve">Coerência nas argumentações; </w:t>
      </w:r>
    </w:p>
    <w:p w:rsidR="001323AD" w:rsidRPr="00A87E9E" w:rsidRDefault="001323AD" w:rsidP="001323AD">
      <w:pPr>
        <w:numPr>
          <w:ilvl w:val="0"/>
          <w:numId w:val="4"/>
        </w:numPr>
        <w:spacing w:line="360" w:lineRule="auto"/>
        <w:jc w:val="both"/>
        <w:rPr>
          <w:lang w:val="pt-BR"/>
        </w:rPr>
      </w:pPr>
      <w:r w:rsidRPr="00A87E9E">
        <w:rPr>
          <w:lang w:val="pt-BR"/>
        </w:rPr>
        <w:t>Domínio da norma culta.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O orientador do TCC poderá ser do IFSULDEMINAS ou de outra instituição ou organização conveniada, desde que haja, nesse caso, a aprovação da coordenação do curso e a presença de um professor do Instituto na composição da banca.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A elaboração do TCC deverá observar o Manual do Trabalho Acadêmico disponível na Biblioteca do câmpus Machado.</w:t>
      </w:r>
      <w:r w:rsidRPr="00A87E9E">
        <w:rPr>
          <w:lang w:val="pt-BR"/>
        </w:rPr>
        <w:t xml:space="preserve"> </w:t>
      </w:r>
      <w:r w:rsidRPr="00A87E9E">
        <w:rPr>
          <w:rFonts w:cs="Times New Roman"/>
          <w:lang w:val="pt-BR"/>
        </w:rPr>
        <w:t xml:space="preserve">A elaboração do referido manual surgiu da necessidade de estabelecer diretrizes e normas para a padronização estrutural de trabalhos acadêmicos, tendo como base a análise das normas da Associação Brasileira de Normas Técnicas - ABNT, buscando a qualidade de apresentação aos trabalhos, a organização textual e o desenvolvimento lógico do seu conteúdo. O objetivo do uso deste manual não é somente o de apresentar os pontos mais relevantes das normas ABNT, mas sim o de despertar nos discentes o interesse em produzir seus trabalhos com clareza, objetividade, precisão, imparcialidade, boa apresentação (oral e escrita), coerência e consistência, cujo enfoque é específico da área de conhecimento do curso de cada aluno. </w:t>
      </w:r>
    </w:p>
    <w:p w:rsidR="001323AD" w:rsidRPr="00A87E9E" w:rsidRDefault="001323AD" w:rsidP="001323AD">
      <w:pPr>
        <w:spacing w:line="360" w:lineRule="auto"/>
        <w:ind w:firstLine="708"/>
        <w:jc w:val="both"/>
        <w:rPr>
          <w:lang w:val="pt-BR"/>
        </w:rPr>
      </w:pPr>
      <w:r w:rsidRPr="00A87E9E">
        <w:rPr>
          <w:rFonts w:cs="Times New Roman"/>
          <w:lang w:val="pt-BR"/>
        </w:rPr>
        <w:t xml:space="preserve">A defesa do TCC deverá ocorrer no último período do curso, com a presença de uma banca avaliadora composta, no mínimo, por três membros (professor orientador e dois professores convidados pelo orientador e de acordo com a coordenação do curso). A banca fará a avaliação final do TCC </w:t>
      </w:r>
      <w:r w:rsidRPr="00A87E9E">
        <w:rPr>
          <w:lang w:val="pt-BR"/>
        </w:rPr>
        <w:t>mediante a construção de competências verificadas por meio de avaliações realizadas pelo professor orientador,  aspectos formais e conteúdo escrito do TCC e pela defesa oral do trabalho.</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Serão competências do(a) professor(a) orientador(a):</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Orientar a elaboração e o planejamento do TCC;</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Auxiliar o aluno na resolução de problemas conceituais, técnicos e de relacionamento decorrentes desta atividade;</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Atender os orientados em dias e horários previamente fixados;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Acompanhar o TCC, registrando as ocorrências pertinentes e necessárias;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Orientar a elaboração do TCC com rigor teórico e metodológico;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lastRenderedPageBreak/>
        <w:t>Acompanhar e avaliar o desempenho do aluno, mediante registros, anotações e observações pertinentes;</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Comunicar, por escrito, ao docente de TCC sobre as possíveis irregularidades quanto ao processo de orientação e o não cumprimento de datas pelos orientados. Caso necessário, estas comunicações deverão ser remetidas a Coordenação do curso;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Ser a “mola-mestra” do trabalho; NUNCA entregar pronto para o aluno;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rPr>
          <w:sz w:val="23"/>
          <w:szCs w:val="23"/>
        </w:rPr>
      </w:pPr>
      <w:r w:rsidRPr="00A87E9E">
        <w:t xml:space="preserve">Verificar, através de pesquisa no computador, a existência do crime de plágio. </w:t>
      </w:r>
    </w:p>
    <w:p w:rsidR="001323AD" w:rsidRPr="00A87E9E" w:rsidRDefault="001323AD" w:rsidP="001323AD">
      <w:pPr>
        <w:ind w:left="720"/>
        <w:jc w:val="both"/>
        <w:rPr>
          <w:sz w:val="8"/>
          <w:szCs w:val="8"/>
        </w:rPr>
      </w:pPr>
    </w:p>
    <w:p w:rsidR="001323AD" w:rsidRPr="00A87E9E" w:rsidRDefault="001323AD" w:rsidP="001323AD">
      <w:pPr>
        <w:spacing w:line="360" w:lineRule="auto"/>
        <w:ind w:firstLine="708"/>
        <w:jc w:val="both"/>
        <w:rPr>
          <w:rFonts w:cs="Times New Roman"/>
          <w:lang w:val="pt-BR"/>
        </w:rPr>
      </w:pPr>
    </w:p>
    <w:p w:rsidR="001323AD" w:rsidRPr="00A87E9E" w:rsidRDefault="001323AD" w:rsidP="001323AD">
      <w:pPr>
        <w:spacing w:line="360" w:lineRule="auto"/>
        <w:ind w:firstLine="708"/>
        <w:jc w:val="both"/>
        <w:rPr>
          <w:rFonts w:cs="Times New Roman"/>
          <w:lang w:val="pt-BR"/>
        </w:rPr>
      </w:pPr>
      <w:r w:rsidRPr="00A87E9E">
        <w:rPr>
          <w:rFonts w:cs="Times New Roman"/>
          <w:lang w:val="pt-BR"/>
        </w:rPr>
        <w:t>Serão competências do(a) aluno(a) orientado(a):</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Escolher o professor-orientador, no início do 7º período letivo, para receber as instruções necessárias. Esta escolha deverá anteceder em 5 dias úteis a data limite dada aos professores para cadastro de suas atividades na Normativa Docente deste instituto. Esta data será comunicada aos alunos do curso pelo docente de TCC;</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Comparecer às aulas da disciplina de TCC e às orientações agendadas previamente com o professor-orientador;</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Cumprir as datas limites para cada etapa do processo;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Comunicar, por escrito, a professora de TCC  sobre as possíveis irregularidades quanto ao processo de orientação. Caso necessário, estas comunicações deverão ser remetidas a Coordenação do curso;</w:t>
      </w:r>
    </w:p>
    <w:p w:rsidR="001323AD" w:rsidRPr="00A87E9E" w:rsidRDefault="001323AD" w:rsidP="00E01E75">
      <w:pPr>
        <w:pStyle w:val="Default"/>
        <w:widowControl/>
        <w:numPr>
          <w:ilvl w:val="0"/>
          <w:numId w:val="15"/>
        </w:numPr>
        <w:suppressAutoHyphens w:val="0"/>
        <w:adjustRightInd w:val="0"/>
        <w:spacing w:line="276" w:lineRule="auto"/>
        <w:jc w:val="both"/>
        <w:textAlignment w:val="auto"/>
      </w:pPr>
      <w:r w:rsidRPr="00A87E9E">
        <w:t>Enviar o trabalho para um professor na área de Língua Portuguesa para averiguação quanto às normas gramaticais.</w:t>
      </w:r>
    </w:p>
    <w:p w:rsidR="001323AD" w:rsidRPr="00A87E9E" w:rsidRDefault="001323AD" w:rsidP="001323AD">
      <w:pPr>
        <w:widowControl/>
        <w:autoSpaceDN/>
        <w:textAlignment w:val="auto"/>
        <w:rPr>
          <w:rFonts w:eastAsia="Times New Roman"/>
          <w:b/>
        </w:rPr>
      </w:pPr>
    </w:p>
    <w:p w:rsidR="001323AD" w:rsidRPr="00A87E9E" w:rsidRDefault="001323AD" w:rsidP="001F1C7C">
      <w:pPr>
        <w:pStyle w:val="PPCs"/>
      </w:pPr>
      <w:bookmarkStart w:id="56" w:name="_Toc388901673"/>
      <w:bookmarkStart w:id="57" w:name="_Toc391299540"/>
      <w:r w:rsidRPr="00A87E9E">
        <w:t>Estágio (Concepções e Atividades)</w:t>
      </w:r>
      <w:bookmarkEnd w:id="56"/>
      <w:bookmarkEnd w:id="57"/>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estágio curricular supervisionado é o eixo articulador entre a teoria e a prática e como tal deverá ser executado </w:t>
      </w:r>
      <w:r w:rsidRPr="00A87E9E">
        <w:rPr>
          <w:rFonts w:cs="Times New Roman"/>
          <w:i/>
          <w:lang w:val="pt-BR"/>
        </w:rPr>
        <w:t>in loco</w:t>
      </w:r>
      <w:r w:rsidRPr="00A87E9E">
        <w:rPr>
          <w:rFonts w:cs="Times New Roman"/>
          <w:lang w:val="pt-BR"/>
        </w:rPr>
        <w:t>, onde o estagiário terá contato com a realidade profissional e irá atuar não apenas para conhecê-la, mas também para desenvolver as competências e habilidades específicas.</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 xml:space="preserve">O estágio curricular do curso de Licenciatura em Computação terá a carga horária de 400 horas e será aprovado pelo IFSULDEMINAS – </w:t>
      </w:r>
      <w:r w:rsidRPr="00A87E9E">
        <w:rPr>
          <w:rFonts w:cs="Times New Roman"/>
          <w:i/>
          <w:lang w:val="pt-BR"/>
        </w:rPr>
        <w:t xml:space="preserve">Câmpus </w:t>
      </w:r>
      <w:r w:rsidRPr="00A87E9E">
        <w:rPr>
          <w:rFonts w:cs="Times New Roman"/>
          <w:lang w:val="pt-BR"/>
        </w:rPr>
        <w:t>Machado após receber da instituição ofertante  todos os documentos referentes à avaliação do estagiário. O aluno deverá apresentar relatório referente ao estágio. A não conclusão do estágio curricular obrigatório implicará a reprovação e suspensão da emissão do diploma.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De acordo com a lei de estágio n° 11.788 de 25 de setembro de 2008, artigo 1°, § 3° as atividades de extensão, de monitorias e de iniciação científica na educação superior</w:t>
      </w:r>
      <w:r w:rsidR="00A630FF">
        <w:rPr>
          <w:rFonts w:cs="Times New Roman"/>
          <w:lang w:val="pt-BR"/>
        </w:rPr>
        <w:t>, desde que sejam relacionadas com a educação,</w:t>
      </w:r>
      <w:r w:rsidRPr="00A87E9E">
        <w:rPr>
          <w:rFonts w:cs="Times New Roman"/>
          <w:lang w:val="pt-BR"/>
        </w:rPr>
        <w:t xml:space="preserve"> poderão ser equiparadas ao estágio. No caso do  Programa Institucional de Bolsas de Iniciação à Docência (PIBID) serão computadas até 250 </w:t>
      </w:r>
      <w:r w:rsidRPr="00A87E9E">
        <w:rPr>
          <w:rFonts w:cs="Times New Roman"/>
          <w:lang w:val="pt-BR"/>
        </w:rPr>
        <w:lastRenderedPageBreak/>
        <w:t>horas</w:t>
      </w:r>
      <w:r w:rsidR="00277D5F">
        <w:rPr>
          <w:rFonts w:cs="Times New Roman"/>
          <w:lang w:val="pt-BR"/>
        </w:rPr>
        <w:t>.</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t>O aluno do curso de Licenciatura em Computação deverá cumprir a carga horária do estágio supervisionado a partir do início da segunda metade do curso. O estágio será estruturado em níveis de complexidade crescente, apresentados a seguir:</w:t>
      </w: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Carga Horária: 50 Horas</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observação e reflexão de atividades pedagógicas desenvolvidas em escolas de ensino fundamental, médio e técnico. O aluno apresentará um relatório circunstanciado de seu estágio envolvendo a descrição dos fenômenos observados em sala com uma reflexão crítica em torno deles. Tal reflexão não deve envolver apenas um referencial teórico da bagagem adquirida pelas disciplinas do curso, mas a relação teoria-prática-referencial. Entende-se por referencial o ambiente em que a ação docente foi desenvolvida, no caso a escola em toda a sua complexidade. Neste mesmo relatório o aluno deverá apontar soluções factíveis ou propostas em face da observação desenvolvida.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Apresentação do Estagiário à instituição. </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Conhecimento prévio da instituição.</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Conversa com o Diretor ou Coordenador da escola.</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Apresentação do Planejamento do Estágio.</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Definição dos horários e tempos de realização do estágio.  </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Identificação da Escola e caracterização da comunidade escolar.</w:t>
      </w:r>
    </w:p>
    <w:p w:rsidR="001323AD" w:rsidRPr="00A87E9E" w:rsidRDefault="001323AD" w:rsidP="001323AD">
      <w:pPr>
        <w:spacing w:line="360" w:lineRule="auto"/>
        <w:ind w:firstLine="708"/>
        <w:jc w:val="both"/>
        <w:rPr>
          <w:rFonts w:cs="Times New Roman"/>
          <w:lang w:val="pt-BR"/>
        </w:rPr>
      </w:pP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Descrição: deverão ser seguidas as mesmas características do estágio anterior, além dos elementos descritos, a experiência reflexiva deve considerar aspectos motivacionais, curriculares e técnicos aprofundados.</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Observação e descrição das atividades escolares.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Participação em todas as atividades da vida escolar incluindo o planejamento pedagógico, administrativo e financeiro, as reuniões pedagógicas, os eventos com participação da comunidade.</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lastRenderedPageBreak/>
        <w:t>Entrevista com professores para conhecer a sua dinâmica em sala de aula, a sua formação pedagógica, a sua maneira de interagir com a comunidade escolar e a sua forma de interagir com os pais dos alunos.</w:t>
      </w:r>
    </w:p>
    <w:p w:rsidR="001323AD" w:rsidRPr="00A87E9E" w:rsidRDefault="001323AD" w:rsidP="00E01E75">
      <w:pPr>
        <w:numPr>
          <w:ilvl w:val="2"/>
          <w:numId w:val="11"/>
        </w:numPr>
        <w:spacing w:line="360" w:lineRule="auto"/>
        <w:jc w:val="both"/>
        <w:rPr>
          <w:rFonts w:cs="Times New Roman"/>
          <w:lang w:val="pt-BR"/>
        </w:rPr>
      </w:pPr>
      <w:r w:rsidRPr="00A87E9E">
        <w:rPr>
          <w:rFonts w:cs="Times New Roman"/>
          <w:lang w:val="pt-BR"/>
        </w:rPr>
        <w:t xml:space="preserve">Elaboração e desenvolvimento de projetos de investigação, problematização, análise e reflexão a partir de situações vivenciadas em sala de aula, reunião de professores, reunião de pais, eventos escolares, laboratórios entre outros. </w:t>
      </w:r>
    </w:p>
    <w:p w:rsidR="001323AD" w:rsidRPr="00A87E9E" w:rsidRDefault="001323AD" w:rsidP="001323AD">
      <w:pPr>
        <w:spacing w:line="360" w:lineRule="auto"/>
        <w:ind w:left="2508"/>
        <w:jc w:val="both"/>
        <w:rPr>
          <w:rFonts w:cs="Times New Roman"/>
          <w:lang w:val="pt-BR"/>
        </w:rPr>
      </w:pP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III</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150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o aluno terá que desenvolver atividade com  características de observação-diagnóstico-ação em escolas de ensino médio e/ou técnico ou em qualquer outro instituto, empresa, instituições e órgãos Públicos em que venha desenvolver ação docente de ensino regular.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Elaboração de práticas de atividades de aula, observação e regência.</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Todos os planos de aulas devem ser anexados.</w:t>
      </w:r>
    </w:p>
    <w:p w:rsidR="001323AD" w:rsidRPr="00A87E9E" w:rsidRDefault="001323AD" w:rsidP="00E01E75">
      <w:pPr>
        <w:numPr>
          <w:ilvl w:val="2"/>
          <w:numId w:val="11"/>
        </w:numPr>
        <w:tabs>
          <w:tab w:val="num" w:pos="0"/>
        </w:tabs>
        <w:spacing w:line="360" w:lineRule="auto"/>
        <w:jc w:val="both"/>
        <w:rPr>
          <w:rFonts w:cs="Times New Roman"/>
          <w:lang w:val="pt-BR"/>
        </w:rPr>
      </w:pPr>
      <w:r w:rsidRPr="00A87E9E">
        <w:rPr>
          <w:rFonts w:cs="Times New Roman"/>
          <w:lang w:val="pt-BR"/>
        </w:rPr>
        <w:t>Cada regência deve conter um relatório de apreciação feito pelo professor da disciplina que acompanhou o aluno.</w:t>
      </w:r>
    </w:p>
    <w:p w:rsidR="001323AD" w:rsidRPr="00A87E9E" w:rsidRDefault="001323AD" w:rsidP="00E01E75">
      <w:pPr>
        <w:numPr>
          <w:ilvl w:val="0"/>
          <w:numId w:val="11"/>
        </w:numPr>
        <w:spacing w:line="360" w:lineRule="auto"/>
        <w:jc w:val="both"/>
        <w:rPr>
          <w:rFonts w:cs="Times New Roman"/>
          <w:lang w:val="pt-BR"/>
        </w:rPr>
      </w:pPr>
      <w:r w:rsidRPr="00A87E9E">
        <w:rPr>
          <w:rFonts w:cs="Times New Roman"/>
          <w:lang w:val="pt-BR"/>
        </w:rPr>
        <w:t>Estágio Curricular IV</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Carga Horária: 150 horas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 xml:space="preserve">Descrição: ação docente em escola de ensino médio e/ou técnico, contendo todos os elementos descritos nos estágios anteriores. </w:t>
      </w:r>
    </w:p>
    <w:p w:rsidR="001323AD" w:rsidRPr="00A87E9E" w:rsidRDefault="001323AD" w:rsidP="00E01E75">
      <w:pPr>
        <w:numPr>
          <w:ilvl w:val="1"/>
          <w:numId w:val="11"/>
        </w:numPr>
        <w:spacing w:line="360" w:lineRule="auto"/>
        <w:jc w:val="both"/>
        <w:rPr>
          <w:rFonts w:cs="Times New Roman"/>
          <w:lang w:val="pt-BR"/>
        </w:rPr>
      </w:pPr>
      <w:r w:rsidRPr="00A87E9E">
        <w:rPr>
          <w:rFonts w:cs="Times New Roman"/>
          <w:lang w:val="pt-BR"/>
        </w:rPr>
        <w:t>Atividades: o estágio curricular poderá ser cumprido em uma ou mais das seguintes áreas de concentração: Algoritmos e Linguagens de Programação, Estruturas de Dados, Engenharia de Software, Inteligência Artificial, Bancos de Dados, Interface e Multimídia, Computação Educacional, Redes de Computadores, Ferramentas de desenvolvimento Web, Sistemas Operacionais e outras áreas desde que aprovadas pelo professor orientador e pela coordenação do curso.</w:t>
      </w:r>
    </w:p>
    <w:p w:rsidR="001323AD" w:rsidRPr="00A87E9E" w:rsidRDefault="001323AD" w:rsidP="001323AD">
      <w:pPr>
        <w:tabs>
          <w:tab w:val="num" w:pos="0"/>
        </w:tabs>
        <w:spacing w:line="360" w:lineRule="auto"/>
        <w:jc w:val="both"/>
        <w:rPr>
          <w:rFonts w:cs="Times New Roman"/>
          <w:lang w:val="pt-BR"/>
        </w:rPr>
      </w:pPr>
      <w:r w:rsidRPr="00A87E9E">
        <w:rPr>
          <w:rFonts w:cs="Times New Roman"/>
          <w:lang w:val="pt-BR"/>
        </w:rPr>
        <w:tab/>
        <w:t>As práticas de aulas podem ocorrer em projetos de extensão, ensino ou pesquisa do Departamento de Informática do próprio câmpus; em acompanhamento docente em aulas e elaboração de materiais; em atividade de monitoria.</w:t>
      </w:r>
    </w:p>
    <w:p w:rsidR="001323AD" w:rsidRPr="00A87E9E" w:rsidRDefault="001323AD" w:rsidP="001323AD">
      <w:pPr>
        <w:spacing w:line="360" w:lineRule="auto"/>
        <w:ind w:firstLine="708"/>
        <w:jc w:val="both"/>
        <w:rPr>
          <w:rFonts w:cs="Times New Roman"/>
          <w:lang w:val="pt-BR"/>
        </w:rPr>
      </w:pPr>
      <w:r w:rsidRPr="00A87E9E">
        <w:rPr>
          <w:rFonts w:cs="Times New Roman"/>
          <w:lang w:val="pt-BR"/>
        </w:rPr>
        <w:lastRenderedPageBreak/>
        <w:t>O estágio curricular do curso de Licenciatura em Computação irá oferecer ao acadêmico a possibilidade de vivenciar a realidade da profissão, colocando em prática os conhecimentos adquiridos durante o curso. O estágio curricular oferecerá condições de observação, análise, reflexão e também a oportunidade de exercer a ética profissional. Além disso, o estágio possibilitará a inserção do acadêmico no mercado de trabalho.</w:t>
      </w:r>
    </w:p>
    <w:p w:rsidR="001323AD" w:rsidRPr="00A87E9E" w:rsidRDefault="001323AD" w:rsidP="001323AD">
      <w:pPr>
        <w:spacing w:line="360" w:lineRule="auto"/>
        <w:ind w:firstLine="708"/>
        <w:jc w:val="both"/>
        <w:rPr>
          <w:lang w:val="pt-BR"/>
        </w:rPr>
      </w:pPr>
      <w:r w:rsidRPr="00A87E9E">
        <w:rPr>
          <w:lang w:val="pt-BR"/>
        </w:rPr>
        <w:t>O estágio curricular tem regulamentação própria, aprovada pela Resolução nº 77 de 2010 do Conselho Superior do IFSULDEMINAS, tendo como características: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partir do início da segunda metade do curso, os acadêmicos poderão realizar o estágio curricular que, por definição, é um conjunto sistematizado de atividades desenvolvidas através de convênio com empresas privadas e públicas, instituições de pesquisas, escolas públicas e ou privadas.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Os estágios curriculares serão diretamente supervisionados por membros do corpo docente do IFSULDEMINAS – </w:t>
      </w:r>
      <w:r w:rsidRPr="00A87E9E">
        <w:rPr>
          <w:rFonts w:cs="Times New Roman"/>
          <w:i/>
          <w:lang w:val="pt-BR"/>
        </w:rPr>
        <w:t>Câmpus</w:t>
      </w:r>
      <w:r w:rsidRPr="00A87E9E">
        <w:rPr>
          <w:rFonts w:cs="Times New Roman"/>
          <w:lang w:val="pt-BR"/>
        </w:rPr>
        <w:t xml:space="preserve"> Machado.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carga horária mínima é estabelecida em 400 horas, com o acompanhamento de um supervisor que irá avaliar o acadêmico nas atividades propostas no Plano de Atividades, previamente organizado.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 estágio curricular poderá ser desenvolvido em outras instituições ou entidades conveniadas com o IFSULDEMINAS através de convênio documentado pela Coordenadoria Geral de Estágios.</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 A orientação dos estágios ficará sob a responsabilidade de um professor da área de Computação e outro professor da área de Educação. </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 orientador deverá possuir graduação e/ou pós-graduação na área de Computação e Educação, respectivamente, ou ter o seu </w:t>
      </w:r>
      <w:r w:rsidRPr="00A87E9E">
        <w:rPr>
          <w:rFonts w:cs="Times New Roman"/>
          <w:i/>
          <w:lang w:val="pt-BR"/>
        </w:rPr>
        <w:t>Curriculum Vitae</w:t>
      </w:r>
      <w:r w:rsidRPr="00A87E9E">
        <w:rPr>
          <w:rFonts w:cs="Times New Roman"/>
          <w:lang w:val="pt-BR"/>
        </w:rPr>
        <w:t xml:space="preserve"> analisado e aprovado pela Comissão de Estágio Supervisionado.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 aluno estagiário deverá apresentar um Plano de Atividades assinado pelos orientadores do estágio curricular no IFSULDEMINAS – </w:t>
      </w:r>
      <w:r w:rsidRPr="00A87E9E">
        <w:rPr>
          <w:rFonts w:cs="Times New Roman"/>
          <w:i/>
          <w:lang w:val="pt-BR"/>
        </w:rPr>
        <w:t>Câmpus</w:t>
      </w:r>
      <w:r w:rsidRPr="00A87E9E">
        <w:rPr>
          <w:rFonts w:cs="Times New Roman"/>
          <w:lang w:val="pt-BR"/>
        </w:rPr>
        <w:t xml:space="preserve"> Machado e ratificado pelo supervisor na instituição onde o estágio está sendo realizado.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A orientação e a supervisão do estágio não poderão ser exercidas pela mesma pessoa.</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 O aluno deverá apresentar mensalmente frequência assinada pela supervisão da instituição onde o estágio está sendo realizado e pelos  professores orientadores. </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 aluno deverá entregar o relatório final do estágio, respeitando os prazos do calendário acadêmico, aos professores orientadores do estágio.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Os professores orientadores do estágio encaminharão à coordenação de curso o relatório final do aluno juntamente com as fichas de frequência.</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lastRenderedPageBreak/>
        <w:t>Os professores orientadores de estágio serão os principais responsáveis pela avaliação do estagiário e farão a avaliação com base nos seguintes documentos: ficha de frequência,  auto-avaliação do estágio; avaliação do estágio pelos orientadores; relatório final completo, elaborado pelo aluno, de acordo com roteiro fornecido pela coordenação do curso; certificado de conclusão de estágio emitido pela instituição ou órgão intermediador; momento no qual o aluno estagiário fará uma exposição e discussão a respeito das atividades desenvolvidas em seu estágio.</w:t>
      </w:r>
    </w:p>
    <w:p w:rsidR="001323AD" w:rsidRPr="00A87E9E" w:rsidRDefault="001323AD" w:rsidP="001323AD">
      <w:pPr>
        <w:numPr>
          <w:ilvl w:val="0"/>
          <w:numId w:val="5"/>
        </w:numPr>
        <w:spacing w:line="360" w:lineRule="auto"/>
        <w:jc w:val="both"/>
        <w:rPr>
          <w:rFonts w:cs="Times New Roman"/>
          <w:lang w:val="pt-BR"/>
        </w:rPr>
      </w:pPr>
      <w:r w:rsidRPr="00A87E9E">
        <w:rPr>
          <w:rFonts w:cs="Times New Roman"/>
          <w:lang w:val="pt-BR"/>
        </w:rPr>
        <w:t xml:space="preserve">Os estágios curriculares ficarão sob a responsabilidade da coordenação do curso, cabendo-lhe: </w:t>
      </w:r>
    </w:p>
    <w:p w:rsidR="001323AD" w:rsidRPr="00A87E9E" w:rsidRDefault="001323AD" w:rsidP="001323AD">
      <w:pPr>
        <w:spacing w:line="360" w:lineRule="auto"/>
        <w:ind w:left="360"/>
        <w:jc w:val="both"/>
        <w:rPr>
          <w:rFonts w:cs="Times New Roman"/>
          <w:lang w:val="pt-BR"/>
        </w:rPr>
      </w:pPr>
      <w:r w:rsidRPr="00A87E9E">
        <w:rPr>
          <w:rFonts w:cs="Times New Roman"/>
          <w:lang w:val="pt-BR"/>
        </w:rPr>
        <w:t>(a) Identificar e analisar oportunidades de ofertas de estágio curricular junto a instituições ou entidades nas quais os estágios possam ser realizados e efetuar os devidos encaminhamentos para sua realização;</w:t>
      </w:r>
    </w:p>
    <w:p w:rsidR="001323AD" w:rsidRPr="00A87E9E" w:rsidRDefault="001323AD" w:rsidP="001323AD">
      <w:pPr>
        <w:spacing w:line="360" w:lineRule="auto"/>
        <w:ind w:left="360"/>
        <w:jc w:val="both"/>
        <w:rPr>
          <w:rFonts w:cs="Times New Roman"/>
          <w:lang w:val="pt-BR"/>
        </w:rPr>
      </w:pPr>
      <w:r w:rsidRPr="00A87E9E">
        <w:rPr>
          <w:rFonts w:cs="Times New Roman"/>
          <w:lang w:val="pt-BR"/>
        </w:rPr>
        <w:t>(b) Encaminhar cadastro do aluno à Coordenadoria Geral de Estágios para providências;</w:t>
      </w:r>
    </w:p>
    <w:p w:rsidR="001323AD" w:rsidRPr="00A87E9E" w:rsidRDefault="001323AD" w:rsidP="001323AD">
      <w:pPr>
        <w:spacing w:line="360" w:lineRule="auto"/>
        <w:ind w:left="360"/>
        <w:jc w:val="both"/>
        <w:rPr>
          <w:rFonts w:eastAsia="Times New Roman"/>
          <w:b/>
          <w:lang w:val="pt-BR"/>
        </w:rPr>
      </w:pPr>
      <w:r w:rsidRPr="00A87E9E">
        <w:rPr>
          <w:rFonts w:cs="Times New Roman"/>
          <w:lang w:val="pt-BR"/>
        </w:rPr>
        <w:t>(c) Estabelecer normas de supervisão e controle pedagógico, bem como seus critérios de avaliação.</w:t>
      </w:r>
    </w:p>
    <w:p w:rsidR="001323AD" w:rsidRPr="00A87E9E" w:rsidRDefault="001323AD" w:rsidP="00E01E75">
      <w:pPr>
        <w:pStyle w:val="PPCs"/>
        <w:numPr>
          <w:ilvl w:val="1"/>
          <w:numId w:val="10"/>
        </w:numPr>
      </w:pPr>
      <w:bookmarkStart w:id="58" w:name="_Toc388901675"/>
      <w:bookmarkStart w:id="59" w:name="_Toc391299541"/>
      <w:r w:rsidRPr="00A87E9E">
        <w:t>Linhas de Pesquisa e Extensão</w:t>
      </w:r>
      <w:bookmarkEnd w:id="58"/>
      <w:bookmarkEnd w:id="59"/>
    </w:p>
    <w:p w:rsidR="001323AD" w:rsidRPr="00A87E9E" w:rsidRDefault="001323AD" w:rsidP="001323AD">
      <w:pPr>
        <w:spacing w:line="360" w:lineRule="auto"/>
        <w:ind w:firstLine="360"/>
        <w:jc w:val="both"/>
        <w:rPr>
          <w:rFonts w:cs="Times New Roman"/>
          <w:lang w:val="pt-BR"/>
        </w:rPr>
      </w:pPr>
      <w:r w:rsidRPr="00A87E9E">
        <w:rPr>
          <w:rFonts w:cs="Times New Roman"/>
          <w:lang w:val="pt-BR"/>
        </w:rPr>
        <w:t xml:space="preserve">As políticas de pesquisa e extensão encontram-se relacionadas e há clara intenção do IFSULDEMINAS em articulá-las. A solidificação da pesquisa em torno das linhas estabelecidas exige que os grupos qualificados que possam vir a desenvolvê-las façam expandir a iniciação científica e pela educação sistemática da Licenciatura em Computação, os conhecimentos por ela gerados. </w:t>
      </w:r>
    </w:p>
    <w:p w:rsidR="001323AD" w:rsidRPr="00A87E9E" w:rsidRDefault="001323AD" w:rsidP="001323AD">
      <w:pPr>
        <w:spacing w:line="360" w:lineRule="auto"/>
        <w:ind w:firstLine="360"/>
        <w:jc w:val="both"/>
        <w:rPr>
          <w:rFonts w:cs="Times New Roman"/>
          <w:lang w:val="pt-BR"/>
        </w:rPr>
      </w:pPr>
      <w:r w:rsidRPr="00A87E9E">
        <w:rPr>
          <w:rFonts w:cs="Times New Roman"/>
          <w:lang w:val="pt-BR"/>
        </w:rPr>
        <w:t>Para estabelecimento das linhas de pesquisa, o Núcleo Docente Estruturante e o Colegiado do curso de Licenciatura em Computação devem acompanhar a execução das metas, programas e projetos definidos para curso e propor ao departamento ao qual pertence as linhas de pesquisa e extensão no âmbito do curso.</w:t>
      </w:r>
    </w:p>
    <w:p w:rsidR="001323AD" w:rsidRPr="00A87E9E" w:rsidRDefault="001323AD" w:rsidP="001323AD">
      <w:pPr>
        <w:spacing w:line="360" w:lineRule="auto"/>
        <w:ind w:firstLine="706"/>
        <w:jc w:val="both"/>
        <w:rPr>
          <w:rFonts w:cs="Times New Roman"/>
          <w:lang w:val="pt-BR"/>
        </w:rPr>
      </w:pPr>
      <w:r w:rsidRPr="00A87E9E">
        <w:rPr>
          <w:rFonts w:cs="Times New Roman"/>
          <w:lang w:val="pt-BR"/>
        </w:rPr>
        <w:t xml:space="preserve">Como mecanismo de promover a extensão é de grande relevância explicitar a existência do PIBID (Programa Institucional de Bolsas de Iniciação à Docência), devidamente registrado no NIPE (Núcleo Institucional de Pesquisa e Extensão) do câmpus Machado, no qual alunos do curso de Licenciatura em Computação são bolsistas da CAPES (Coordenação de Aperfeiçoamento de Pessoal de Nível Superior) para realizar atividades de iniciação à docência em escolas estaduais da cidade de Machado. Diante deste contexto,  o projeto pretende preparar o ambiente das escolas e seus profissionais para garantir a integração entre a educação e as tecnologias de informação, mais pontualmente na colaboração da </w:t>
      </w:r>
      <w:r w:rsidRPr="00A87E9E">
        <w:rPr>
          <w:rFonts w:cs="Times New Roman"/>
          <w:lang w:val="pt-BR"/>
        </w:rPr>
        <w:lastRenderedPageBreak/>
        <w:t>Computação nas disciplinas do ensino fundamental e médio, numa atitude pró-ativa visando a melhoria na qualidade do processo ensino-aprendizagem. Entretanto, não basta inserir as novas tecnologias neste processo. Especial atenção deve ser dada a preparação do professor que deve estar ciente não apenas sobre a disponibilidade de tecnologia</w:t>
      </w:r>
      <w:r w:rsidR="00FE3148" w:rsidRPr="00A87E9E">
        <w:rPr>
          <w:rFonts w:cs="Times New Roman"/>
          <w:lang w:val="pt-BR"/>
        </w:rPr>
        <w:t>, mas, sobretudo</w:t>
      </w:r>
      <w:r w:rsidRPr="00A87E9E">
        <w:rPr>
          <w:rFonts w:cs="Times New Roman"/>
          <w:lang w:val="pt-BR"/>
        </w:rPr>
        <w:t xml:space="preserve"> sobre as possibilidades de uso das diversas modalidades de comunicação didática. </w:t>
      </w:r>
    </w:p>
    <w:p w:rsidR="001323AD" w:rsidRPr="00A87E9E" w:rsidRDefault="001323AD" w:rsidP="001323AD">
      <w:pPr>
        <w:spacing w:line="360" w:lineRule="auto"/>
        <w:ind w:firstLine="709"/>
        <w:jc w:val="both"/>
        <w:rPr>
          <w:rFonts w:cs="Times New Roman"/>
          <w:lang w:val="pt-BR"/>
        </w:rPr>
      </w:pPr>
      <w:r w:rsidRPr="00A87E9E">
        <w:rPr>
          <w:rFonts w:cs="Times New Roman"/>
          <w:lang w:val="pt-BR"/>
        </w:rPr>
        <w:t xml:space="preserve">Os professores do curso de Licenciatura em Computação e os professores supervisores do projeto PIBID nas escolas estaduais colaboram na formação e capacitação dos alunos bolsistas para que os mesmos possam desempenhar com sucesso as atividades elencadas pelo projeto diante da proposta pedagógica elaborada para as escolas participantes. </w:t>
      </w:r>
    </w:p>
    <w:p w:rsidR="001323AD" w:rsidRPr="00A87E9E" w:rsidRDefault="001323AD" w:rsidP="001323AD">
      <w:pPr>
        <w:spacing w:line="360" w:lineRule="auto"/>
        <w:ind w:firstLine="709"/>
        <w:jc w:val="both"/>
        <w:rPr>
          <w:rFonts w:cs="Times New Roman"/>
          <w:lang w:val="pt-BR"/>
        </w:rPr>
      </w:pPr>
      <w:r w:rsidRPr="00A87E9E">
        <w:rPr>
          <w:rFonts w:cs="Times New Roman"/>
          <w:lang w:val="pt-BR"/>
        </w:rPr>
        <w:t>Anualmente, o oferecimento das vagas no PIBID está condicionado a aprovação do projeto da área de computação pela Coordenação Institucional do projeto no IFSULDEMINAS em consonância com os editais divulgados pelo respectivo órgão de fomento.</w:t>
      </w:r>
    </w:p>
    <w:p w:rsidR="001323AD" w:rsidRPr="00A87E9E" w:rsidRDefault="001323AD" w:rsidP="00E01E75">
      <w:pPr>
        <w:pStyle w:val="PPCs"/>
        <w:numPr>
          <w:ilvl w:val="1"/>
          <w:numId w:val="10"/>
        </w:numPr>
      </w:pPr>
      <w:bookmarkStart w:id="60" w:name="_Toc388901676"/>
      <w:bookmarkStart w:id="61" w:name="_Toc391299542"/>
      <w:r w:rsidRPr="00A87E9E">
        <w:t>Monitoria</w:t>
      </w:r>
      <w:bookmarkEnd w:id="60"/>
      <w:bookmarkEnd w:id="61"/>
    </w:p>
    <w:p w:rsidR="001323AD" w:rsidRPr="00A87E9E" w:rsidRDefault="001323AD" w:rsidP="001323AD">
      <w:pPr>
        <w:spacing w:line="360" w:lineRule="auto"/>
        <w:ind w:firstLine="709"/>
        <w:jc w:val="both"/>
        <w:rPr>
          <w:rFonts w:cs="Times New Roman"/>
          <w:lang w:val="pt-BR"/>
        </w:rPr>
      </w:pPr>
      <w:r w:rsidRPr="00A87E9E">
        <w:rPr>
          <w:rFonts w:cs="Times New Roman"/>
          <w:lang w:val="pt-BR"/>
        </w:rPr>
        <w:t>Os alunos do curso de Licenciatura em Computação são frequentemente incentivados a participar do Programa Institucional de Monitoria (monitoria acadêmica, monitoria de oficinas pedagógicas, monitoria de cursos e demais tipos pertinentes), tendo a possibilidade de utilizar a carga horária de monitoria como horas de atividades acadêmico-científico-culturais (AACC) e a oportunidade de enriquecimento do currículo bem como contribuir para sua formação integral.</w:t>
      </w:r>
    </w:p>
    <w:p w:rsidR="00614C92" w:rsidRPr="00A87E9E" w:rsidRDefault="00614C92" w:rsidP="00E36387">
      <w:pPr>
        <w:pStyle w:val="texto"/>
        <w:rPr>
          <w:rFonts w:ascii="Times New Roman" w:hAnsi="Times New Roman" w:cs="Times New Roman"/>
        </w:rPr>
      </w:pPr>
    </w:p>
    <w:p w:rsidR="001B2101" w:rsidRPr="00A87E9E" w:rsidRDefault="001B2101" w:rsidP="00AD36B6">
      <w:pPr>
        <w:pStyle w:val="PPCs"/>
      </w:pPr>
      <w:bookmarkStart w:id="62" w:name="_Toc388901671"/>
      <w:bookmarkStart w:id="63" w:name="_Toc391299543"/>
      <w:r w:rsidRPr="00A87E9E">
        <w:t>Ementário</w:t>
      </w:r>
      <w:bookmarkEnd w:id="62"/>
      <w:bookmarkEnd w:id="63"/>
    </w:p>
    <w:p w:rsidR="001B2101" w:rsidRPr="00A87E9E" w:rsidRDefault="001B2101" w:rsidP="001B2101">
      <w:pPr>
        <w:spacing w:line="360" w:lineRule="auto"/>
        <w:ind w:firstLine="706"/>
        <w:jc w:val="both"/>
        <w:rPr>
          <w:rFonts w:cs="Times New Roman"/>
          <w:lang w:val="pt-BR"/>
        </w:rPr>
      </w:pPr>
      <w:r w:rsidRPr="00A87E9E">
        <w:rPr>
          <w:rFonts w:cs="Times New Roman"/>
          <w:lang w:val="pt-BR"/>
        </w:rPr>
        <w:t>Os quadros seguintes apresentam os nomes, as ementas, as referências básicas e as referências complementares de todas as disciplinas, organizadas por período letivo do curso de Licenciatura em Computação do IFSULDEMINAS – Câmpus Machado.</w:t>
      </w:r>
    </w:p>
    <w:p w:rsidR="001B2101" w:rsidRPr="00A87E9E" w:rsidRDefault="001B2101" w:rsidP="001B2101">
      <w:pPr>
        <w:spacing w:line="360" w:lineRule="auto"/>
        <w:ind w:firstLine="706"/>
        <w:jc w:val="both"/>
        <w:rPr>
          <w:rFonts w:cs="Times New Roman"/>
          <w:lang w:val="pt-BR"/>
        </w:rPr>
      </w:pPr>
    </w:p>
    <w:p w:rsidR="001B2101" w:rsidRPr="00A87E9E" w:rsidRDefault="00AD36B6" w:rsidP="00E01E75">
      <w:pPr>
        <w:pStyle w:val="PPCs"/>
        <w:numPr>
          <w:ilvl w:val="1"/>
          <w:numId w:val="10"/>
        </w:numPr>
      </w:pPr>
      <w:bookmarkStart w:id="64" w:name="_Toc388901804"/>
      <w:r w:rsidRPr="00A87E9E">
        <w:t xml:space="preserve"> </w:t>
      </w:r>
      <w:bookmarkStart w:id="65" w:name="_Toc391299544"/>
      <w:r w:rsidR="001B2101" w:rsidRPr="00A87E9E">
        <w:t>Ementário para o 1º período</w:t>
      </w:r>
      <w:bookmarkEnd w:id="64"/>
      <w:bookmarkEnd w:id="65"/>
    </w:p>
    <w:p w:rsidR="00AD36B6" w:rsidRPr="00A87E9E" w:rsidRDefault="00AD36B6" w:rsidP="00AD36B6"/>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tcBorders>
              <w:bottom w:val="single" w:sz="4" w:space="0" w:color="auto"/>
            </w:tcBorders>
            <w:shd w:val="clear" w:color="auto" w:fill="auto"/>
            <w:vAlign w:val="center"/>
          </w:tcPr>
          <w:p w:rsidR="001B2101" w:rsidRPr="00A87E9E" w:rsidRDefault="001B2101" w:rsidP="001B2101">
            <w:pPr>
              <w:pStyle w:val="Subttulo"/>
              <w:rPr>
                <w:b w:val="0"/>
                <w:lang w:val="pt-BR" w:eastAsia="pt-BR" w:bidi="ar-SA"/>
              </w:rPr>
            </w:pPr>
            <w:r w:rsidRPr="00A87E9E">
              <w:rPr>
                <w:b w:val="0"/>
                <w:lang w:val="pt-BR" w:eastAsia="pt-BR" w:bidi="ar-SA"/>
              </w:rPr>
              <w:t>1º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lang w:val="pt-BR"/>
              </w:rPr>
            </w:pPr>
            <w:r w:rsidRPr="00A87E9E">
              <w:rPr>
                <w:rFonts w:cs="Times New Roman"/>
                <w:b/>
                <w:lang w:val="pt-BR"/>
              </w:rPr>
              <w:t>Lógica Matemática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Ementa</w:t>
            </w:r>
          </w:p>
        </w:tc>
        <w:tc>
          <w:tcPr>
            <w:tcW w:w="7512" w:type="dxa"/>
            <w:tcBorders>
              <w:bottom w:val="single" w:sz="4" w:space="0" w:color="auto"/>
            </w:tcBorders>
          </w:tcPr>
          <w:p w:rsidR="001B2101" w:rsidRPr="00A87E9E" w:rsidRDefault="001B2101" w:rsidP="00042E59">
            <w:pPr>
              <w:autoSpaceDE w:val="0"/>
              <w:jc w:val="both"/>
              <w:rPr>
                <w:rFonts w:eastAsia="SimSun" w:cs="Times New Roman"/>
                <w:lang w:val="pt-BR"/>
              </w:rPr>
            </w:pPr>
            <w:r w:rsidRPr="00A87E9E">
              <w:rPr>
                <w:rFonts w:cs="Times New Roman"/>
                <w:lang w:val="pt-BR"/>
              </w:rPr>
              <w:t xml:space="preserve">Lógica Formal. Demonstrações e Técnicas de Recursão. Linguagem Matemática. Sistemas de Numeração. </w:t>
            </w:r>
            <w:r w:rsidRPr="00A87E9E">
              <w:rPr>
                <w:rFonts w:eastAsia="SimSun" w:cs="Times New Roman"/>
                <w:lang w:val="pt-BR"/>
              </w:rPr>
              <w:t>Combinatória. Álgebra Relacional.</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Básica</w:t>
            </w:r>
          </w:p>
        </w:tc>
        <w:tc>
          <w:tcPr>
            <w:tcW w:w="7512" w:type="dxa"/>
            <w:shd w:val="clear" w:color="auto" w:fill="auto"/>
          </w:tcPr>
          <w:p w:rsidR="001B2101" w:rsidRPr="00A87E9E" w:rsidRDefault="001B2101" w:rsidP="00042E59">
            <w:pPr>
              <w:autoSpaceDE w:val="0"/>
              <w:jc w:val="both"/>
              <w:rPr>
                <w:rFonts w:cs="Times New Roman"/>
                <w:lang w:val="pt-BR"/>
              </w:rPr>
            </w:pPr>
            <w:r w:rsidRPr="00A87E9E">
              <w:rPr>
                <w:rFonts w:cs="Times New Roman"/>
                <w:lang w:val="pt-BR"/>
              </w:rPr>
              <w:t xml:space="preserve">DAGHLIAN, J. </w:t>
            </w:r>
            <w:r w:rsidRPr="00A87E9E">
              <w:rPr>
                <w:rFonts w:cs="Times New Roman"/>
                <w:b/>
                <w:lang w:val="pt-BR"/>
              </w:rPr>
              <w:t>Lógica e Álgebra de Boole</w:t>
            </w:r>
            <w:r w:rsidRPr="00A87E9E">
              <w:rPr>
                <w:rFonts w:cs="Times New Roman"/>
                <w:bCs/>
                <w:iCs/>
                <w:lang w:val="pt-BR"/>
              </w:rPr>
              <w:t xml:space="preserve">. </w:t>
            </w:r>
            <w:r w:rsidRPr="00A87E9E">
              <w:rPr>
                <w:rFonts w:cs="Times New Roman"/>
                <w:lang w:val="pt-BR"/>
              </w:rPr>
              <w:t>4. ed. São Paulo: Atlas, 2011.</w:t>
            </w:r>
          </w:p>
          <w:p w:rsidR="001B2101" w:rsidRPr="00A87E9E" w:rsidRDefault="001B2101" w:rsidP="00042E59">
            <w:pPr>
              <w:autoSpaceDE w:val="0"/>
              <w:jc w:val="both"/>
              <w:rPr>
                <w:rFonts w:cs="Times New Roman"/>
                <w:color w:val="000000"/>
                <w:lang w:val="pt-BR"/>
              </w:rPr>
            </w:pPr>
            <w:r w:rsidRPr="00A87E9E">
              <w:rPr>
                <w:rFonts w:cs="Times New Roman"/>
                <w:color w:val="000000"/>
                <w:lang w:val="pt-BR"/>
              </w:rPr>
              <w:t xml:space="preserve">GERSTING, J. </w:t>
            </w:r>
            <w:r w:rsidRPr="00A87E9E">
              <w:rPr>
                <w:rFonts w:cs="Times New Roman"/>
                <w:b/>
                <w:iCs/>
                <w:color w:val="000000"/>
                <w:lang w:val="pt-BR"/>
              </w:rPr>
              <w:t>Fundamentos Matemáticos para a Ciência da Computação</w:t>
            </w:r>
            <w:r w:rsidRPr="00A87E9E">
              <w:rPr>
                <w:rFonts w:cs="Times New Roman"/>
                <w:bCs/>
                <w:iCs/>
                <w:color w:val="000000"/>
                <w:lang w:val="pt-BR"/>
              </w:rPr>
              <w:t xml:space="preserve">. </w:t>
            </w:r>
            <w:r w:rsidRPr="00A87E9E">
              <w:rPr>
                <w:rFonts w:cs="Times New Roman"/>
                <w:color w:val="000000"/>
                <w:lang w:val="pt-BR"/>
              </w:rPr>
              <w:t>5. ed. Rio de Janeiro: LTC, 2010.</w:t>
            </w:r>
          </w:p>
          <w:p w:rsidR="001B2101" w:rsidRPr="00BF1A4C" w:rsidRDefault="001B2101" w:rsidP="00042E59">
            <w:pPr>
              <w:pStyle w:val="Corpodetexto"/>
              <w:spacing w:after="0"/>
              <w:jc w:val="both"/>
              <w:rPr>
                <w:lang w:val="pt-BR" w:eastAsia="pt-BR"/>
              </w:rPr>
            </w:pPr>
            <w:r w:rsidRPr="00BF1A4C">
              <w:rPr>
                <w:lang w:val="pt-BR" w:eastAsia="pt-BR"/>
              </w:rPr>
              <w:t xml:space="preserve">SOUZA, J. N. </w:t>
            </w:r>
            <w:r w:rsidRPr="00BF1A4C">
              <w:rPr>
                <w:b/>
                <w:lang w:val="pt-BR" w:eastAsia="pt-BR"/>
              </w:rPr>
              <w:t xml:space="preserve">Lógica para ciência em computação: uma introdução concisa. </w:t>
            </w:r>
            <w:r w:rsidRPr="00BF1A4C">
              <w:rPr>
                <w:lang w:val="pt-BR" w:eastAsia="pt-BR"/>
              </w:rPr>
              <w:t>2. ed. Rio de Janeiro: Elsevier, 2008.</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shd w:val="clear" w:color="auto" w:fill="auto"/>
          </w:tcPr>
          <w:p w:rsidR="001B2101" w:rsidRPr="00BF1A4C" w:rsidRDefault="001B2101" w:rsidP="00042E59">
            <w:pPr>
              <w:pStyle w:val="Corpodetexto"/>
              <w:spacing w:after="0"/>
              <w:jc w:val="both"/>
              <w:rPr>
                <w:lang w:val="pt-BR" w:eastAsia="pt-BR"/>
              </w:rPr>
            </w:pPr>
            <w:r w:rsidRPr="00BF1A4C">
              <w:rPr>
                <w:color w:val="000000"/>
                <w:lang w:val="pt-BR" w:eastAsia="pt-BR"/>
              </w:rPr>
              <w:t xml:space="preserve">SILVA, F. C. S. da. </w:t>
            </w:r>
            <w:r w:rsidRPr="00BF1A4C">
              <w:rPr>
                <w:b/>
                <w:bCs/>
                <w:color w:val="000000"/>
                <w:lang w:val="pt-BR" w:eastAsia="pt-BR"/>
              </w:rPr>
              <w:t>Lógica para Computação</w:t>
            </w:r>
            <w:r w:rsidRPr="00BF1A4C">
              <w:rPr>
                <w:i/>
                <w:iCs/>
                <w:color w:val="000000"/>
                <w:lang w:val="pt-BR" w:eastAsia="pt-BR"/>
              </w:rPr>
              <w:t xml:space="preserve">. </w:t>
            </w:r>
            <w:r w:rsidRPr="00BF1A4C">
              <w:rPr>
                <w:color w:val="000000"/>
                <w:lang w:val="pt-BR" w:eastAsia="pt-BR"/>
              </w:rPr>
              <w:t>São Paulo: Cengage Learning, 2006.</w:t>
            </w:r>
          </w:p>
          <w:p w:rsidR="001B2101" w:rsidRPr="00BF1A4C" w:rsidRDefault="001B2101" w:rsidP="00042E59">
            <w:pPr>
              <w:pStyle w:val="Corpodetexto"/>
              <w:spacing w:after="0"/>
              <w:jc w:val="both"/>
              <w:rPr>
                <w:lang w:val="pt-BR" w:eastAsia="pt-BR"/>
              </w:rPr>
            </w:pPr>
            <w:r w:rsidRPr="00BF1A4C">
              <w:rPr>
                <w:lang w:val="pt-BR" w:eastAsia="pt-BR"/>
              </w:rPr>
              <w:t xml:space="preserve">LUNGARZO, C. </w:t>
            </w:r>
            <w:r w:rsidRPr="00BF1A4C">
              <w:rPr>
                <w:b/>
                <w:lang w:val="pt-BR" w:eastAsia="pt-BR"/>
              </w:rPr>
              <w:t>O que é lógica</w:t>
            </w:r>
            <w:r w:rsidRPr="00BF1A4C">
              <w:rPr>
                <w:lang w:val="pt-BR" w:eastAsia="pt-BR"/>
              </w:rPr>
              <w:t>. 2. ed. São Paulo: Editora Brasiliense, 1990.</w:t>
            </w:r>
          </w:p>
          <w:p w:rsidR="001B2101" w:rsidRPr="00A87E9E" w:rsidRDefault="001B2101" w:rsidP="00042E59">
            <w:pPr>
              <w:pStyle w:val="western"/>
              <w:spacing w:before="0" w:beforeAutospacing="0" w:after="0" w:afterAutospacing="0"/>
              <w:jc w:val="both"/>
              <w:rPr>
                <w:color w:val="000000"/>
                <w:sz w:val="22"/>
                <w:szCs w:val="22"/>
              </w:rPr>
            </w:pPr>
            <w:r w:rsidRPr="00A87E9E">
              <w:rPr>
                <w:color w:val="000000"/>
                <w:sz w:val="22"/>
                <w:szCs w:val="22"/>
              </w:rPr>
              <w:t xml:space="preserve">DOMINGUES, H. H.; IEZZI, G. </w:t>
            </w:r>
            <w:r w:rsidRPr="00A87E9E">
              <w:rPr>
                <w:b/>
                <w:iCs/>
                <w:color w:val="000000"/>
                <w:sz w:val="22"/>
                <w:szCs w:val="22"/>
              </w:rPr>
              <w:t>Álgebra Moderna</w:t>
            </w:r>
            <w:r w:rsidRPr="00A87E9E">
              <w:rPr>
                <w:color w:val="000000"/>
                <w:sz w:val="22"/>
                <w:szCs w:val="22"/>
              </w:rPr>
              <w:t>. 4.ed. São Paulo: Atual, 2003.</w:t>
            </w:r>
          </w:p>
          <w:p w:rsidR="001B2101" w:rsidRPr="00A87E9E" w:rsidRDefault="001B2101" w:rsidP="00042E59">
            <w:pPr>
              <w:pStyle w:val="western"/>
              <w:spacing w:before="0" w:beforeAutospacing="0" w:after="0" w:afterAutospacing="0"/>
              <w:jc w:val="both"/>
              <w:rPr>
                <w:color w:val="000000"/>
                <w:sz w:val="22"/>
                <w:szCs w:val="22"/>
              </w:rPr>
            </w:pPr>
            <w:r w:rsidRPr="00A87E9E">
              <w:rPr>
                <w:color w:val="000000"/>
                <w:sz w:val="22"/>
                <w:szCs w:val="22"/>
              </w:rPr>
              <w:t xml:space="preserve">MACHADO, H. J. </w:t>
            </w:r>
            <w:r w:rsidRPr="00A87E9E">
              <w:rPr>
                <w:b/>
                <w:color w:val="000000"/>
                <w:sz w:val="22"/>
                <w:szCs w:val="22"/>
              </w:rPr>
              <w:t>Lógica? é lógico.</w:t>
            </w:r>
            <w:r w:rsidRPr="00A87E9E">
              <w:rPr>
                <w:color w:val="000000"/>
                <w:sz w:val="22"/>
                <w:szCs w:val="22"/>
              </w:rPr>
              <w:t xml:space="preserve"> São Paulo: Scipione: 1994.</w:t>
            </w:r>
          </w:p>
          <w:p w:rsidR="001B2101" w:rsidRPr="00BF1A4C" w:rsidRDefault="001B2101" w:rsidP="00042E59">
            <w:pPr>
              <w:pStyle w:val="Corpodetexto"/>
              <w:spacing w:after="0"/>
              <w:jc w:val="both"/>
              <w:rPr>
                <w:lang w:val="pt-BR" w:eastAsia="pt-BR"/>
              </w:rPr>
            </w:pPr>
            <w:r w:rsidRPr="00BF1A4C">
              <w:rPr>
                <w:lang w:val="pt-BR" w:eastAsia="pt-BR"/>
              </w:rPr>
              <w:t>BISPO, C. A. F. et. Al</w:t>
            </w:r>
            <w:r w:rsidRPr="00BF1A4C">
              <w:rPr>
                <w:b/>
                <w:bCs/>
                <w:lang w:val="pt-BR" w:eastAsia="pt-BR"/>
              </w:rPr>
              <w:t>. Introdução a lógica matemática</w:t>
            </w:r>
            <w:r w:rsidRPr="00BF1A4C">
              <w:rPr>
                <w:lang w:val="pt-BR" w:eastAsia="pt-BR"/>
              </w:rPr>
              <w:t>. 1. ed. Cengage Learning, 2011.</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lang w:val="pt-BR"/>
              </w:rPr>
            </w:pPr>
            <w:r w:rsidRPr="00A87E9E">
              <w:rPr>
                <w:rFonts w:cs="Times New Roman"/>
                <w:b/>
                <w:lang w:val="pt-BR"/>
              </w:rPr>
              <w:t>Português Instrumental</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jc w:val="both"/>
              <w:rPr>
                <w:rFonts w:cs="Times New Roman"/>
                <w:lang w:val="pt-BR"/>
              </w:rPr>
            </w:pPr>
            <w:r w:rsidRPr="00A87E9E">
              <w:rPr>
                <w:rFonts w:cs="Times New Roman"/>
                <w:lang w:val="pt-BR"/>
              </w:rPr>
              <w:t>Leitura e análise de textos. Expressão oral: dicção, ortoepia, prosódia, entonação e leitura. Leitura de textos aplicando esquema, análise e resumo. Estrutura do texto. Leitura de textos destinados a verificar as diferentes funções do discurso em revistas, jornais e livros. Leitura e análise crítico-reflexiva de textos com a finalidade de identificar o relacionamento entre seus elementos estruturais. Instrumentalização da língua portuguesa. Expressão escrita: estudo da redação e da gramática aplicada aos textos.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jc w:val="both"/>
              <w:rPr>
                <w:rFonts w:cs="Times New Roman"/>
                <w:color w:val="000000"/>
                <w:lang w:val="pt-BR"/>
              </w:rPr>
            </w:pPr>
            <w:r w:rsidRPr="00A87E9E">
              <w:rPr>
                <w:rFonts w:cs="Times New Roman"/>
                <w:color w:val="000000"/>
                <w:lang w:val="pt-BR"/>
              </w:rPr>
              <w:t xml:space="preserve">MARTINS, D. S; ZILBERKNOP, L. S. </w:t>
            </w:r>
            <w:r w:rsidRPr="00A87E9E">
              <w:rPr>
                <w:rFonts w:cs="Times New Roman"/>
                <w:b/>
                <w:bCs/>
                <w:color w:val="000000"/>
                <w:lang w:val="pt-BR"/>
              </w:rPr>
              <w:t>Português instrumental</w:t>
            </w:r>
            <w:r w:rsidRPr="00A87E9E">
              <w:rPr>
                <w:rFonts w:cs="Times New Roman"/>
                <w:color w:val="000000"/>
                <w:lang w:val="pt-BR"/>
              </w:rPr>
              <w:t>. 29. ed. Atlas, 2010.</w:t>
            </w:r>
          </w:p>
          <w:p w:rsidR="001B2101" w:rsidRPr="00A87E9E" w:rsidRDefault="001B2101" w:rsidP="00042E59">
            <w:pPr>
              <w:jc w:val="both"/>
              <w:rPr>
                <w:rFonts w:cs="Times New Roman"/>
                <w:color w:val="000000"/>
                <w:lang w:val="pt-BR"/>
              </w:rPr>
            </w:pPr>
            <w:r w:rsidRPr="00A87E9E">
              <w:rPr>
                <w:rFonts w:cs="Times New Roman"/>
                <w:color w:val="000000"/>
                <w:lang w:val="pt-BR"/>
              </w:rPr>
              <w:t xml:space="preserve">CEREJA, W. R; MAGALHÃES, T. C. </w:t>
            </w:r>
            <w:r w:rsidRPr="00A87E9E">
              <w:rPr>
                <w:rFonts w:cs="Times New Roman"/>
                <w:b/>
                <w:color w:val="000000"/>
                <w:lang w:val="pt-BR"/>
              </w:rPr>
              <w:t xml:space="preserve">Português linguagens. </w:t>
            </w:r>
            <w:r w:rsidRPr="00A87E9E">
              <w:rPr>
                <w:rFonts w:cs="Times New Roman"/>
                <w:color w:val="000000"/>
                <w:lang w:val="pt-BR"/>
              </w:rPr>
              <w:t>5. ed. São Paulo: Atual, 2005.</w:t>
            </w:r>
          </w:p>
          <w:p w:rsidR="001B2101" w:rsidRPr="00A87E9E" w:rsidRDefault="001B2101" w:rsidP="00042E59">
            <w:pPr>
              <w:jc w:val="both"/>
              <w:rPr>
                <w:rFonts w:cs="Times New Roman"/>
                <w:lang w:val="pt-BR"/>
              </w:rPr>
            </w:pPr>
            <w:r w:rsidRPr="00A87E9E">
              <w:rPr>
                <w:rFonts w:cs="Times New Roman"/>
                <w:lang w:val="pt-BR"/>
              </w:rPr>
              <w:t xml:space="preserve">CEGALLA, D. P. </w:t>
            </w:r>
            <w:r w:rsidRPr="00A87E9E">
              <w:rPr>
                <w:rFonts w:cs="Times New Roman"/>
                <w:b/>
                <w:bCs/>
                <w:iCs/>
                <w:lang w:val="pt-BR"/>
              </w:rPr>
              <w:t>Novíssima gramática</w:t>
            </w:r>
            <w:r w:rsidRPr="00A87E9E">
              <w:rPr>
                <w:rFonts w:cs="Times New Roman"/>
                <w:iCs/>
                <w:lang w:val="pt-BR"/>
              </w:rPr>
              <w:t xml:space="preserve"> </w:t>
            </w:r>
            <w:r w:rsidRPr="00A87E9E">
              <w:rPr>
                <w:rFonts w:cs="Times New Roman"/>
                <w:b/>
                <w:bCs/>
                <w:iCs/>
                <w:lang w:val="pt-BR"/>
              </w:rPr>
              <w:t>da língua portuguesa</w:t>
            </w:r>
            <w:r w:rsidRPr="00A87E9E">
              <w:rPr>
                <w:rFonts w:cs="Times New Roman"/>
                <w:lang w:val="pt-BR"/>
              </w:rPr>
              <w:t>. 48. ed. São Paulo: IBEP, 2009.</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lang w:val="pt-BR"/>
              </w:rPr>
            </w:pPr>
            <w:r w:rsidRPr="00A87E9E">
              <w:rPr>
                <w:rFonts w:cs="Times New Roman"/>
                <w:lang w:val="pt-BR"/>
              </w:rPr>
              <w:t xml:space="preserve">TERRA, E. </w:t>
            </w:r>
            <w:r w:rsidRPr="00A87E9E">
              <w:rPr>
                <w:rFonts w:cs="Times New Roman"/>
                <w:b/>
                <w:bCs/>
                <w:iCs/>
                <w:lang w:val="pt-BR"/>
              </w:rPr>
              <w:t>Curso prático de gramática</w:t>
            </w:r>
            <w:r w:rsidRPr="00A87E9E">
              <w:rPr>
                <w:rFonts w:cs="Times New Roman"/>
                <w:lang w:val="pt-BR"/>
              </w:rPr>
              <w:t>. 5. ed. Scipione, 2009.</w:t>
            </w:r>
          </w:p>
          <w:p w:rsidR="001B2101" w:rsidRPr="00A87E9E" w:rsidRDefault="001B2101" w:rsidP="00042E59">
            <w:pPr>
              <w:jc w:val="both"/>
              <w:rPr>
                <w:rFonts w:cs="Times New Roman"/>
                <w:lang w:val="pt-BR"/>
              </w:rPr>
            </w:pPr>
            <w:r w:rsidRPr="00A87E9E">
              <w:rPr>
                <w:rFonts w:cs="Times New Roman"/>
                <w:lang w:val="pt-BR"/>
              </w:rPr>
              <w:t xml:space="preserve">SHOCAIR, N. M. </w:t>
            </w:r>
            <w:r w:rsidRPr="00A87E9E">
              <w:rPr>
                <w:rFonts w:cs="Times New Roman"/>
                <w:b/>
                <w:bCs/>
                <w:lang w:val="pt-BR"/>
              </w:rPr>
              <w:t xml:space="preserve">Manual de redação - </w:t>
            </w:r>
            <w:r w:rsidRPr="00A87E9E">
              <w:rPr>
                <w:rFonts w:cs="Times New Roman"/>
                <w:b/>
                <w:bCs/>
                <w:iCs/>
                <w:lang w:val="pt-BR"/>
              </w:rPr>
              <w:t>teoria e prática.</w:t>
            </w:r>
            <w:r w:rsidRPr="00A87E9E">
              <w:rPr>
                <w:rFonts w:cs="Times New Roman"/>
                <w:iCs/>
                <w:lang w:val="pt-BR"/>
              </w:rPr>
              <w:t xml:space="preserve"> 3. ed. Impetus, 2009.</w:t>
            </w:r>
          </w:p>
          <w:p w:rsidR="001B2101" w:rsidRPr="00A87E9E" w:rsidRDefault="001B2101" w:rsidP="00042E59">
            <w:pPr>
              <w:jc w:val="both"/>
              <w:rPr>
                <w:rFonts w:cs="Times New Roman"/>
                <w:lang w:val="pt-BR"/>
              </w:rPr>
            </w:pPr>
            <w:r w:rsidRPr="00A87E9E">
              <w:rPr>
                <w:rFonts w:cs="Times New Roman"/>
                <w:lang w:val="pt-BR"/>
              </w:rPr>
              <w:t xml:space="preserve">GARCIA, O. M. </w:t>
            </w:r>
            <w:r w:rsidRPr="00A87E9E">
              <w:rPr>
                <w:rFonts w:cs="Times New Roman"/>
                <w:b/>
                <w:bCs/>
                <w:iCs/>
                <w:lang w:val="pt-BR"/>
              </w:rPr>
              <w:t>Comunicação em prosa moderna</w:t>
            </w:r>
            <w:r w:rsidRPr="00A87E9E">
              <w:rPr>
                <w:rFonts w:cs="Times New Roman"/>
                <w:lang w:val="pt-BR"/>
              </w:rPr>
              <w:t>. 27. ed. Rio de Janeiro: Fundação Getúlio Vargas, 2010.</w:t>
            </w:r>
          </w:p>
          <w:p w:rsidR="001B2101" w:rsidRPr="00A87E9E" w:rsidRDefault="001B2101" w:rsidP="00042E59">
            <w:pPr>
              <w:jc w:val="both"/>
              <w:rPr>
                <w:rFonts w:cs="Times New Roman"/>
                <w:lang w:val="pt-BR"/>
              </w:rPr>
            </w:pPr>
            <w:r w:rsidRPr="00A87E9E">
              <w:rPr>
                <w:rFonts w:cs="Times New Roman"/>
                <w:lang w:val="pt-BR"/>
              </w:rPr>
              <w:t xml:space="preserve">SAVIOLI, F. P; FIORIN, J. L. </w:t>
            </w:r>
            <w:r w:rsidRPr="00A87E9E">
              <w:rPr>
                <w:rFonts w:cs="Times New Roman"/>
                <w:b/>
                <w:bCs/>
                <w:iCs/>
                <w:lang w:val="pt-BR"/>
              </w:rPr>
              <w:t>Para entender o texto: leitura e redação</w:t>
            </w:r>
            <w:r w:rsidRPr="00A87E9E">
              <w:rPr>
                <w:rFonts w:cs="Times New Roman"/>
                <w:lang w:val="pt-BR"/>
              </w:rPr>
              <w:t>. 5. ed. São Paulo: Ática, 2006.</w:t>
            </w:r>
          </w:p>
          <w:p w:rsidR="001B2101" w:rsidRPr="00A87E9E" w:rsidRDefault="001B2101" w:rsidP="00042E59">
            <w:pPr>
              <w:jc w:val="both"/>
              <w:rPr>
                <w:color w:val="00B050"/>
                <w:lang w:val="pt-BR"/>
              </w:rPr>
            </w:pPr>
            <w:r w:rsidRPr="00A87E9E">
              <w:rPr>
                <w:rFonts w:cs="Times New Roman"/>
                <w:lang w:val="pt-BR"/>
              </w:rPr>
              <w:t xml:space="preserve">SOARES, M. B. </w:t>
            </w:r>
            <w:r w:rsidRPr="00A87E9E">
              <w:rPr>
                <w:rFonts w:cs="Times New Roman"/>
                <w:b/>
                <w:bCs/>
                <w:lang w:val="pt-BR"/>
              </w:rPr>
              <w:t>Técnica de redação: as articulações linguísticas como técnica de pensamento</w:t>
            </w:r>
            <w:r w:rsidRPr="00A87E9E">
              <w:rPr>
                <w:rFonts w:cs="Times New Roman"/>
                <w:lang w:val="pt-BR"/>
              </w:rPr>
              <w:t>.</w:t>
            </w:r>
            <w:r w:rsidRPr="00A87E9E">
              <w:rPr>
                <w:lang w:val="pt-BR"/>
              </w:rPr>
              <w:t>Imperial Novo Milênio, 2011.</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rPr>
              <w:t>Filosofia da Educação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autoSpaceDE w:val="0"/>
              <w:adjustRightInd w:val="0"/>
              <w:jc w:val="both"/>
              <w:rPr>
                <w:lang w:val="pt-BR"/>
              </w:rPr>
            </w:pPr>
            <w:r w:rsidRPr="00A87E9E">
              <w:rPr>
                <w:lang w:val="pt-BR"/>
              </w:rPr>
              <w:t>Desenvolvimento de habilidades e competências com o objetivo de possibilitar a compreensão da natureza da atividade filosófica ligada à educação e  o desenvolvimento do espírito crítico e investigador do professor.</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A87E9E" w:rsidRDefault="001B2101" w:rsidP="00042E59">
            <w:pPr>
              <w:jc w:val="both"/>
              <w:rPr>
                <w:rFonts w:cs="Times New Roman"/>
                <w:color w:val="000000"/>
                <w:lang w:val="pt-BR"/>
              </w:rPr>
            </w:pPr>
            <w:r w:rsidRPr="00A87E9E">
              <w:rPr>
                <w:rFonts w:cs="Times New Roman"/>
                <w:color w:val="000000"/>
                <w:lang w:val="pt-BR"/>
              </w:rPr>
              <w:t xml:space="preserve">ARANHA, M. L. de A. </w:t>
            </w:r>
            <w:r w:rsidRPr="00A87E9E">
              <w:rPr>
                <w:rFonts w:cs="Times New Roman"/>
                <w:b/>
                <w:color w:val="000000"/>
                <w:lang w:val="pt-BR"/>
              </w:rPr>
              <w:t>História da educação e da pedagogia: geral e Brasil</w:t>
            </w:r>
            <w:r w:rsidRPr="00A87E9E">
              <w:rPr>
                <w:rFonts w:cs="Times New Roman"/>
                <w:color w:val="000000"/>
                <w:lang w:val="pt-BR"/>
              </w:rPr>
              <w:t>. 3. ed. São Paulo: Moderna, 2006.</w:t>
            </w:r>
          </w:p>
          <w:p w:rsidR="001B2101" w:rsidRPr="00A87E9E" w:rsidRDefault="001B2101" w:rsidP="00042E59">
            <w:pPr>
              <w:jc w:val="both"/>
              <w:rPr>
                <w:rFonts w:cs="Times New Roman"/>
                <w:szCs w:val="20"/>
                <w:lang w:val="pt-BR"/>
              </w:rPr>
            </w:pPr>
            <w:r w:rsidRPr="00A87E9E">
              <w:rPr>
                <w:rFonts w:cs="Times New Roman"/>
                <w:szCs w:val="20"/>
                <w:lang w:val="pt-BR"/>
              </w:rPr>
              <w:t xml:space="preserve">SAVIANI, D. </w:t>
            </w:r>
            <w:r w:rsidRPr="00A87E9E">
              <w:rPr>
                <w:rFonts w:cs="Times New Roman"/>
                <w:b/>
                <w:bCs/>
                <w:szCs w:val="20"/>
                <w:lang w:val="pt-BR"/>
              </w:rPr>
              <w:t>Educação: do senso comum à consciência filosófica</w:t>
            </w:r>
            <w:r w:rsidRPr="00A87E9E">
              <w:rPr>
                <w:rFonts w:cs="Times New Roman"/>
                <w:szCs w:val="20"/>
                <w:lang w:val="pt-BR"/>
              </w:rPr>
              <w:t>. 18. ed. São Paulo: Autores Associados, 2009.</w:t>
            </w:r>
          </w:p>
          <w:p w:rsidR="001B2101" w:rsidRPr="00A87E9E" w:rsidRDefault="001B2101" w:rsidP="00042E59">
            <w:pPr>
              <w:jc w:val="both"/>
              <w:rPr>
                <w:szCs w:val="20"/>
                <w:lang w:val="pt-BR"/>
              </w:rPr>
            </w:pPr>
            <w:r w:rsidRPr="00A87E9E">
              <w:rPr>
                <w:szCs w:val="20"/>
                <w:lang w:val="pt-BR"/>
              </w:rPr>
              <w:t xml:space="preserve">GHIRALDELLI Jr., P. </w:t>
            </w:r>
            <w:r w:rsidRPr="00A87E9E">
              <w:rPr>
                <w:b/>
                <w:bCs/>
                <w:szCs w:val="20"/>
                <w:lang w:val="pt-BR"/>
              </w:rPr>
              <w:t>Filosofia da Educação.</w:t>
            </w:r>
            <w:r w:rsidRPr="00A87E9E">
              <w:rPr>
                <w:szCs w:val="20"/>
                <w:lang w:val="pt-BR"/>
              </w:rPr>
              <w:t xml:space="preserve"> São Paulo: Ática, 2007.</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r w:rsidRPr="00A87E9E">
              <w:rPr>
                <w:rFonts w:cs="Times New Roman"/>
                <w:color w:val="000000"/>
                <w:lang w:val="pt-BR" w:eastAsia="pt-BR" w:bidi="ar-SA"/>
              </w:rPr>
              <w:lastRenderedPageBreak/>
              <w:t>complementar</w:t>
            </w:r>
          </w:p>
        </w:tc>
        <w:tc>
          <w:tcPr>
            <w:tcW w:w="7512" w:type="dxa"/>
            <w:tcBorders>
              <w:bottom w:val="single" w:sz="4" w:space="0" w:color="auto"/>
            </w:tcBorders>
          </w:tcPr>
          <w:p w:rsidR="001B2101" w:rsidRPr="00A87E9E" w:rsidRDefault="001B2101" w:rsidP="00042E59">
            <w:pPr>
              <w:jc w:val="both"/>
              <w:rPr>
                <w:lang w:val="pt-BR"/>
              </w:rPr>
            </w:pPr>
            <w:r w:rsidRPr="00A87E9E">
              <w:rPr>
                <w:lang w:val="pt-BR"/>
              </w:rPr>
              <w:lastRenderedPageBreak/>
              <w:t xml:space="preserve">ALARCÃO, Isabel. </w:t>
            </w:r>
            <w:r w:rsidRPr="00A87E9E">
              <w:rPr>
                <w:b/>
                <w:lang w:val="pt-BR"/>
              </w:rPr>
              <w:t>Professores reflexivos em uma escola reflexiva</w:t>
            </w:r>
            <w:r w:rsidRPr="00A87E9E">
              <w:rPr>
                <w:lang w:val="pt-BR"/>
              </w:rPr>
              <w:t xml:space="preserve">. 8.ed. </w:t>
            </w:r>
            <w:r w:rsidRPr="00A87E9E">
              <w:rPr>
                <w:lang w:val="pt-BR"/>
              </w:rPr>
              <w:lastRenderedPageBreak/>
              <w:t>São Paulo: Cortez, 2011.</w:t>
            </w:r>
          </w:p>
          <w:p w:rsidR="001B2101" w:rsidRPr="00A87E9E" w:rsidRDefault="001B2101" w:rsidP="00042E59">
            <w:pPr>
              <w:jc w:val="both"/>
              <w:rPr>
                <w:color w:val="000000"/>
                <w:szCs w:val="20"/>
                <w:lang w:val="pt-BR"/>
              </w:rPr>
            </w:pPr>
            <w:r w:rsidRPr="00A87E9E">
              <w:rPr>
                <w:color w:val="000000"/>
                <w:szCs w:val="20"/>
                <w:lang w:val="pt-BR"/>
              </w:rPr>
              <w:t xml:space="preserve">ARANHA, M. L. de A. </w:t>
            </w:r>
            <w:r w:rsidRPr="00A87E9E">
              <w:rPr>
                <w:b/>
                <w:color w:val="000000"/>
                <w:szCs w:val="20"/>
                <w:lang w:val="pt-BR"/>
              </w:rPr>
              <w:t>Filosofia da Educação</w:t>
            </w:r>
            <w:r w:rsidRPr="00A87E9E">
              <w:rPr>
                <w:color w:val="000000"/>
                <w:szCs w:val="20"/>
                <w:lang w:val="pt-BR"/>
              </w:rPr>
              <w:t>. 3. ed. São Paulo: Moderna, 2006.</w:t>
            </w:r>
          </w:p>
          <w:p w:rsidR="001B2101" w:rsidRPr="00A87E9E" w:rsidRDefault="001B2101" w:rsidP="00042E59">
            <w:pPr>
              <w:widowControl/>
              <w:suppressAutoHyphens w:val="0"/>
              <w:autoSpaceDE w:val="0"/>
              <w:adjustRightInd w:val="0"/>
              <w:jc w:val="both"/>
              <w:textAlignment w:val="auto"/>
              <w:rPr>
                <w:rFonts w:eastAsia="Times New Roman" w:cs="Times New Roman"/>
                <w:color w:val="000000"/>
                <w:kern w:val="0"/>
                <w:szCs w:val="22"/>
                <w:lang w:val="pt-BR" w:eastAsia="pt-BR" w:bidi="ar-SA"/>
              </w:rPr>
            </w:pPr>
            <w:r w:rsidRPr="00A87E9E">
              <w:rPr>
                <w:rFonts w:eastAsia="Times New Roman" w:cs="Times New Roman"/>
                <w:color w:val="000000"/>
                <w:kern w:val="0"/>
                <w:szCs w:val="22"/>
                <w:lang w:val="pt-BR" w:eastAsia="pt-BR" w:bidi="ar-SA"/>
              </w:rPr>
              <w:t xml:space="preserve">FREIRE, P. </w:t>
            </w:r>
            <w:r w:rsidRPr="00A87E9E">
              <w:rPr>
                <w:rFonts w:eastAsia="Times New Roman" w:cs="Times New Roman"/>
                <w:b/>
                <w:color w:val="000000"/>
                <w:kern w:val="0"/>
                <w:szCs w:val="22"/>
                <w:lang w:val="pt-BR" w:eastAsia="pt-BR" w:bidi="ar-SA"/>
              </w:rPr>
              <w:t>Pedagogia da Autonomia: saberes necessários à prática educativa</w:t>
            </w:r>
            <w:r w:rsidRPr="00A87E9E">
              <w:rPr>
                <w:rFonts w:eastAsia="Times New Roman" w:cs="Times New Roman"/>
                <w:i/>
                <w:color w:val="000000"/>
                <w:kern w:val="0"/>
                <w:szCs w:val="22"/>
                <w:lang w:val="pt-BR" w:eastAsia="pt-BR" w:bidi="ar-SA"/>
              </w:rPr>
              <w:t>.</w:t>
            </w:r>
            <w:r w:rsidRPr="00A87E9E">
              <w:rPr>
                <w:rFonts w:eastAsia="Times New Roman" w:cs="Times New Roman"/>
                <w:color w:val="000000"/>
                <w:kern w:val="0"/>
                <w:szCs w:val="22"/>
                <w:lang w:val="pt-BR" w:eastAsia="pt-BR" w:bidi="ar-SA"/>
              </w:rPr>
              <w:t xml:space="preserve"> São Paulo: Paz e Terra, 1996.</w:t>
            </w:r>
          </w:p>
          <w:p w:rsidR="001B2101" w:rsidRPr="00A87E9E" w:rsidRDefault="001B2101" w:rsidP="00042E59">
            <w:pPr>
              <w:widowControl/>
              <w:suppressAutoHyphens w:val="0"/>
              <w:autoSpaceDE w:val="0"/>
              <w:adjustRightInd w:val="0"/>
              <w:jc w:val="both"/>
              <w:textAlignment w:val="auto"/>
              <w:rPr>
                <w:lang w:val="pt-BR"/>
              </w:rPr>
            </w:pPr>
            <w:r w:rsidRPr="00A87E9E">
              <w:rPr>
                <w:lang w:val="pt-BR"/>
              </w:rPr>
              <w:t xml:space="preserve">BIANCHETTI, L.; FREIRE, I. M. </w:t>
            </w:r>
            <w:r w:rsidRPr="00A87E9E">
              <w:rPr>
                <w:b/>
                <w:lang w:val="pt-BR"/>
              </w:rPr>
              <w:t>Um olhar sobre a diferença : interação, trabalho e cidadania.</w:t>
            </w:r>
            <w:r w:rsidRPr="00A87E9E">
              <w:rPr>
                <w:lang w:val="pt-BR"/>
              </w:rPr>
              <w:t xml:space="preserve"> Campinas: Papirus, 1998.</w:t>
            </w:r>
          </w:p>
          <w:p w:rsidR="001B2101" w:rsidRPr="00A87E9E" w:rsidRDefault="001B2101" w:rsidP="00042E59">
            <w:pPr>
              <w:jc w:val="both"/>
              <w:rPr>
                <w:rFonts w:cs="Times New Roman"/>
                <w:szCs w:val="20"/>
                <w:lang w:val="pt-BR"/>
              </w:rPr>
            </w:pPr>
            <w:r w:rsidRPr="00A87E9E">
              <w:rPr>
                <w:lang w:val="pt-BR"/>
              </w:rPr>
              <w:t xml:space="preserve">GILES, T. R. </w:t>
            </w:r>
            <w:r w:rsidRPr="00A87E9E">
              <w:rPr>
                <w:b/>
                <w:lang w:val="pt-BR"/>
              </w:rPr>
              <w:t>Filosofia da educação</w:t>
            </w:r>
            <w:r w:rsidRPr="00A87E9E">
              <w:rPr>
                <w:lang w:val="pt-BR"/>
              </w:rPr>
              <w:t>. 16. ed. São Paulo: EPU, 1983.</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rPr>
              <w:t>Políticas Educacionais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autoSpaceDE w:val="0"/>
              <w:adjustRightInd w:val="0"/>
              <w:jc w:val="both"/>
              <w:rPr>
                <w:rFonts w:eastAsia="SimSun" w:cs="Times New Roman"/>
                <w:lang w:val="pt-BR"/>
              </w:rPr>
            </w:pPr>
            <w:r w:rsidRPr="00A87E9E">
              <w:rPr>
                <w:rFonts w:cs="Times New Roman"/>
                <w:lang w:val="pt-BR"/>
              </w:rPr>
              <w:t>Contexto sócio-político e histórico da educação. História da educação no Brasil. O sistema escolar brasileiro. Escolaridade básica.Educação profissionalizante e educação para o trabalho. Estrutura administrativa do ensino fundamental e médio.</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A87E9E" w:rsidRDefault="001B2101" w:rsidP="00042E59">
            <w:pPr>
              <w:jc w:val="both"/>
              <w:rPr>
                <w:rFonts w:cs="Times New Roman"/>
                <w:lang w:val="pt-BR"/>
              </w:rPr>
            </w:pPr>
            <w:r w:rsidRPr="002A34CE">
              <w:rPr>
                <w:rFonts w:cs="Times New Roman"/>
                <w:lang w:val="es-MX"/>
              </w:rPr>
              <w:t xml:space="preserve">LIBÂNIO, J. C et. al. </w:t>
            </w:r>
            <w:r w:rsidRPr="00A87E9E">
              <w:rPr>
                <w:rFonts w:cs="Times New Roman"/>
                <w:b/>
                <w:lang w:val="pt-BR"/>
              </w:rPr>
              <w:t>Educação Escolar: Políticas, Estrutura e Organização</w:t>
            </w:r>
            <w:r w:rsidRPr="00A87E9E">
              <w:rPr>
                <w:rFonts w:cs="Times New Roman"/>
                <w:lang w:val="pt-BR"/>
              </w:rPr>
              <w:t>. 6. ed. São Paulo: Ed. Cortez, 2007.</w:t>
            </w:r>
          </w:p>
          <w:p w:rsidR="001B2101" w:rsidRPr="00A87E9E" w:rsidRDefault="001B2101" w:rsidP="00042E59">
            <w:pPr>
              <w:pStyle w:val="Contedodetabela"/>
              <w:snapToGrid w:val="0"/>
              <w:jc w:val="both"/>
              <w:rPr>
                <w:lang w:val="pt-BR"/>
              </w:rPr>
            </w:pPr>
            <w:r w:rsidRPr="00A87E9E">
              <w:rPr>
                <w:lang w:val="pt-BR"/>
              </w:rPr>
              <w:t xml:space="preserve">SAVIANI, D. </w:t>
            </w:r>
            <w:r w:rsidRPr="00A87E9E">
              <w:rPr>
                <w:b/>
                <w:lang w:val="pt-BR"/>
              </w:rPr>
              <w:t>Da nova LDB ao FUNDEB</w:t>
            </w:r>
            <w:r w:rsidRPr="00A87E9E">
              <w:rPr>
                <w:lang w:val="pt-BR"/>
              </w:rPr>
              <w:t>. 3. ed. Campinas/SP: Autores Associados, 2008.</w:t>
            </w:r>
          </w:p>
          <w:p w:rsidR="001B2101" w:rsidRPr="00A87E9E" w:rsidRDefault="001B2101" w:rsidP="00042E59">
            <w:pPr>
              <w:pStyle w:val="Contedodetabela"/>
              <w:snapToGrid w:val="0"/>
              <w:jc w:val="both"/>
              <w:rPr>
                <w:lang w:val="pt-BR"/>
              </w:rPr>
            </w:pPr>
            <w:r w:rsidRPr="00A87E9E">
              <w:rPr>
                <w:rFonts w:eastAsia="Times New Roman"/>
                <w:color w:val="000000"/>
                <w:shd w:val="clear" w:color="auto" w:fill="FFFFFF"/>
                <w:lang w:val="pt-BR" w:eastAsia="pt-BR"/>
              </w:rPr>
              <w:t xml:space="preserve">BRASIL/MEC. </w:t>
            </w:r>
            <w:r w:rsidRPr="00A87E9E">
              <w:rPr>
                <w:rFonts w:eastAsia="Times New Roman"/>
                <w:b/>
                <w:color w:val="000000"/>
                <w:shd w:val="clear" w:color="auto" w:fill="FFFFFF"/>
                <w:lang w:val="pt-BR" w:eastAsia="pt-BR"/>
              </w:rPr>
              <w:t>Políticas públicas educacionais</w:t>
            </w:r>
            <w:r w:rsidRPr="00A87E9E">
              <w:rPr>
                <w:rFonts w:eastAsia="Times New Roman"/>
                <w:color w:val="000000"/>
                <w:shd w:val="clear" w:color="auto" w:fill="FFFFFF"/>
                <w:lang w:val="pt-BR" w:eastAsia="pt-BR"/>
              </w:rPr>
              <w:t>. 2. ed. Campinas, SP: Alínea,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lang w:val="pt-BR"/>
              </w:rPr>
            </w:pPr>
            <w:r w:rsidRPr="00A87E9E">
              <w:rPr>
                <w:rFonts w:cs="Times New Roman"/>
                <w:lang w:val="pt-BR"/>
              </w:rPr>
              <w:t xml:space="preserve">BRASIL/MEC. </w:t>
            </w:r>
            <w:r w:rsidRPr="00A87E9E">
              <w:rPr>
                <w:rFonts w:cs="Times New Roman"/>
                <w:b/>
                <w:lang w:val="pt-BR"/>
              </w:rPr>
              <w:t>O Programa Diversidade na Universidade e a Construção de uma Política Educacional Anti-Racista</w:t>
            </w:r>
            <w:r w:rsidRPr="00A87E9E">
              <w:rPr>
                <w:rFonts w:cs="Times New Roman"/>
                <w:lang w:val="pt-BR"/>
              </w:rPr>
              <w:t>. 1ª.ed. Brasília: Bid, 2007.</w:t>
            </w:r>
          </w:p>
          <w:p w:rsidR="001B2101" w:rsidRPr="00A87E9E" w:rsidRDefault="001B2101" w:rsidP="00042E59">
            <w:pPr>
              <w:jc w:val="both"/>
              <w:rPr>
                <w:rFonts w:cs="Times New Roman"/>
                <w:lang w:val="pt-BR"/>
              </w:rPr>
            </w:pPr>
            <w:r w:rsidRPr="00A87E9E">
              <w:rPr>
                <w:rFonts w:cs="Times New Roman"/>
                <w:lang w:val="pt-BR"/>
              </w:rPr>
              <w:t xml:space="preserve">BRASIL/MEC. </w:t>
            </w:r>
            <w:r w:rsidRPr="00A87E9E">
              <w:rPr>
                <w:rFonts w:cs="Times New Roman"/>
                <w:b/>
                <w:lang w:val="pt-BR"/>
              </w:rPr>
              <w:t>Políticas educacionais e práticas pedagógicas: para além da mercadorização do conhecimento</w:t>
            </w:r>
            <w:r w:rsidRPr="00A87E9E">
              <w:rPr>
                <w:rFonts w:cs="Times New Roman"/>
                <w:lang w:val="pt-BR"/>
              </w:rPr>
              <w:t>. 2ª ed. Campinas: Alínea, 2010.</w:t>
            </w:r>
          </w:p>
          <w:p w:rsidR="001B2101" w:rsidRPr="00A87E9E" w:rsidRDefault="001B2101" w:rsidP="00042E59">
            <w:pPr>
              <w:jc w:val="both"/>
              <w:rPr>
                <w:rFonts w:cs="Times New Roman"/>
                <w:lang w:val="pt-BR"/>
              </w:rPr>
            </w:pPr>
            <w:r w:rsidRPr="00A87E9E">
              <w:rPr>
                <w:rFonts w:cs="Times New Roman"/>
                <w:lang w:val="pt-BR"/>
              </w:rPr>
              <w:t xml:space="preserve">CUNHA, L. A. C. </w:t>
            </w:r>
            <w:r w:rsidRPr="00A87E9E">
              <w:rPr>
                <w:rFonts w:cs="Times New Roman"/>
                <w:b/>
                <w:lang w:val="pt-BR"/>
              </w:rPr>
              <w:t>Nova reforma do ensino superior: a lógica reconstruída</w:t>
            </w:r>
            <w:r w:rsidRPr="00A87E9E">
              <w:rPr>
                <w:rFonts w:cs="Times New Roman"/>
                <w:lang w:val="pt-BR"/>
              </w:rPr>
              <w:t>. Cadernos de Pesquisa, n.º 101. São Paulo, 1997.</w:t>
            </w:r>
          </w:p>
          <w:p w:rsidR="001B2101" w:rsidRPr="00A87E9E" w:rsidRDefault="001B2101" w:rsidP="00042E59">
            <w:pPr>
              <w:jc w:val="both"/>
              <w:rPr>
                <w:rFonts w:cs="Times New Roman"/>
                <w:lang w:val="pt-BR"/>
              </w:rPr>
            </w:pPr>
            <w:r w:rsidRPr="00A87E9E">
              <w:rPr>
                <w:rFonts w:cs="Times New Roman"/>
                <w:lang w:val="pt-BR"/>
              </w:rPr>
              <w:t xml:space="preserve">DELGADO, V. M. S. </w:t>
            </w:r>
            <w:r w:rsidRPr="00A87E9E">
              <w:rPr>
                <w:rFonts w:cs="Times New Roman"/>
                <w:b/>
                <w:lang w:val="pt-BR"/>
              </w:rPr>
              <w:t>Eficiência das Escolas Públicas de Minas Gerais: considerações acerca da qualidade a partir da análise dos dados do Sica e do Simave</w:t>
            </w:r>
            <w:r w:rsidRPr="00A87E9E">
              <w:rPr>
                <w:rFonts w:cs="Times New Roman"/>
                <w:lang w:val="pt-BR"/>
              </w:rPr>
              <w:t>. Rio de Janeiro: BNDES, 2008.</w:t>
            </w:r>
          </w:p>
          <w:p w:rsidR="001B2101" w:rsidRPr="00A87E9E" w:rsidRDefault="001B2101" w:rsidP="00042E59">
            <w:pPr>
              <w:jc w:val="both"/>
              <w:rPr>
                <w:rFonts w:cs="Times New Roman"/>
                <w:b/>
                <w:lang w:val="pt-BR"/>
              </w:rPr>
            </w:pPr>
            <w:r w:rsidRPr="00A87E9E">
              <w:rPr>
                <w:rFonts w:cs="Times New Roman"/>
                <w:lang w:val="pt-BR"/>
              </w:rPr>
              <w:t xml:space="preserve">DOURADO, L. F; OLIVEIRA, D. Andrade. </w:t>
            </w:r>
            <w:r w:rsidRPr="00A87E9E">
              <w:rPr>
                <w:rFonts w:cs="Times New Roman"/>
                <w:b/>
                <w:lang w:val="pt-BR"/>
              </w:rPr>
              <w:t>Politicas e gestão da Educação no Brasil: novos marcos regulatórios</w:t>
            </w:r>
            <w:r w:rsidRPr="00A87E9E">
              <w:rPr>
                <w:rFonts w:cs="Times New Roman"/>
                <w:lang w:val="pt-BR"/>
              </w:rPr>
              <w:t>. São Paulo: Xamã,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lang w:val="pt-BR"/>
              </w:rPr>
            </w:pPr>
            <w:r w:rsidRPr="00A87E9E">
              <w:rPr>
                <w:rFonts w:cs="Times New Roman"/>
                <w:b/>
                <w:lang w:val="pt-BR"/>
              </w:rPr>
              <w:t>Introdução a Computação</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autoSpaceDE w:val="0"/>
              <w:adjustRightInd w:val="0"/>
              <w:jc w:val="both"/>
              <w:rPr>
                <w:rFonts w:cs="Times New Roman"/>
                <w:lang w:val="pt-BR"/>
              </w:rPr>
            </w:pPr>
            <w:r w:rsidRPr="00A87E9E">
              <w:rPr>
                <w:rFonts w:eastAsia="SimSun" w:cs="Times New Roman"/>
                <w:szCs w:val="22"/>
                <w:lang w:val="pt-BR"/>
              </w:rPr>
              <w:t>O que é o computador. Histórico do computador. Conceitos básicos de computação. O hardware e a arquitetura básica de computadores. O software. Tipos de Software. A informática e o meio ambiente. A sucata eletrônica, reciclagem. Conceitos básicos de Sistemas Operacionais. Operação de diferentes Sistemas Operacionais e Interfaces Gráficas. Editor de Textos. Planilha Eletrônica. Software de Apresentação. Conceitos Básicos de Internet. Aulas práticas em laboratório.</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pStyle w:val="Corpodetexto31"/>
              <w:rPr>
                <w:color w:val="auto"/>
                <w:szCs w:val="22"/>
              </w:rPr>
            </w:pPr>
            <w:r w:rsidRPr="00A87E9E">
              <w:rPr>
                <w:color w:val="auto"/>
                <w:szCs w:val="22"/>
              </w:rPr>
              <w:t xml:space="preserve">SIPSER, M. </w:t>
            </w:r>
            <w:r w:rsidRPr="00A87E9E">
              <w:rPr>
                <w:b/>
                <w:bCs/>
                <w:color w:val="auto"/>
                <w:szCs w:val="22"/>
              </w:rPr>
              <w:t>Introdução à teoria da computação.</w:t>
            </w:r>
            <w:r w:rsidRPr="00A87E9E">
              <w:rPr>
                <w:color w:val="auto"/>
                <w:szCs w:val="22"/>
              </w:rPr>
              <w:t xml:space="preserve"> 2. ed. Thomson Pioneira, 2007.</w:t>
            </w:r>
          </w:p>
          <w:p w:rsidR="001B2101" w:rsidRPr="00A87E9E" w:rsidRDefault="001B2101" w:rsidP="00042E59">
            <w:pPr>
              <w:pStyle w:val="Corpodetexto31"/>
              <w:rPr>
                <w:color w:val="auto"/>
                <w:szCs w:val="22"/>
              </w:rPr>
            </w:pPr>
            <w:r w:rsidRPr="00A87E9E">
              <w:rPr>
                <w:color w:val="auto"/>
                <w:szCs w:val="22"/>
              </w:rPr>
              <w:t xml:space="preserve">VIEIRA, N. J. </w:t>
            </w:r>
            <w:r w:rsidRPr="00A87E9E">
              <w:rPr>
                <w:b/>
                <w:bCs/>
                <w:color w:val="auto"/>
                <w:szCs w:val="22"/>
              </w:rPr>
              <w:t>Introdução aos fundamentos da computação.</w:t>
            </w:r>
            <w:r w:rsidRPr="00A87E9E">
              <w:rPr>
                <w:color w:val="auto"/>
                <w:szCs w:val="22"/>
              </w:rPr>
              <w:t xml:space="preserve"> Thomson Pioneira, 2006.</w:t>
            </w:r>
          </w:p>
          <w:p w:rsidR="001B2101" w:rsidRPr="00A87E9E" w:rsidRDefault="001B2101" w:rsidP="00042E59">
            <w:pPr>
              <w:pStyle w:val="Corpodetexto31"/>
              <w:rPr>
                <w:color w:val="auto"/>
                <w:szCs w:val="22"/>
                <w:lang w:val="en-US"/>
              </w:rPr>
            </w:pPr>
            <w:r w:rsidRPr="00A87E9E">
              <w:rPr>
                <w:color w:val="auto"/>
                <w:szCs w:val="22"/>
              </w:rPr>
              <w:t xml:space="preserve">NORTON, P. </w:t>
            </w:r>
            <w:r w:rsidRPr="00A87E9E">
              <w:rPr>
                <w:b/>
                <w:bCs/>
                <w:iCs/>
                <w:color w:val="auto"/>
                <w:szCs w:val="22"/>
              </w:rPr>
              <w:t>Introdução à informática</w:t>
            </w:r>
            <w:r w:rsidRPr="00A87E9E">
              <w:rPr>
                <w:i/>
                <w:color w:val="auto"/>
                <w:szCs w:val="22"/>
              </w:rPr>
              <w:t>.</w:t>
            </w:r>
            <w:r w:rsidRPr="00A87E9E">
              <w:rPr>
                <w:color w:val="auto"/>
                <w:szCs w:val="22"/>
              </w:rPr>
              <w:t xml:space="preserve"> </w:t>
            </w:r>
            <w:r w:rsidRPr="00A87E9E">
              <w:rPr>
                <w:color w:val="auto"/>
                <w:szCs w:val="22"/>
                <w:lang w:val="en-US"/>
              </w:rPr>
              <w:t>1ed. São Paulo: Makron Books, 1997.</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BF1A4C" w:rsidRDefault="001B2101" w:rsidP="00042E59">
            <w:pPr>
              <w:pStyle w:val="Corpodetexto"/>
              <w:spacing w:after="0"/>
              <w:rPr>
                <w:color w:val="000000"/>
                <w:lang w:val="pt-BR" w:eastAsia="pt-BR"/>
              </w:rPr>
            </w:pPr>
            <w:r w:rsidRPr="00BF1A4C">
              <w:rPr>
                <w:color w:val="000000"/>
                <w:lang w:val="pt-BR" w:eastAsia="pt-BR"/>
              </w:rPr>
              <w:t xml:space="preserve">ALVES, W. P. </w:t>
            </w:r>
            <w:r w:rsidRPr="00BF1A4C">
              <w:rPr>
                <w:b/>
                <w:bCs/>
                <w:color w:val="000000"/>
                <w:lang w:val="pt-BR" w:eastAsia="pt-BR"/>
              </w:rPr>
              <w:t>Informática fundamental: introdução ao processamento de dados.</w:t>
            </w:r>
            <w:r w:rsidRPr="00BF1A4C">
              <w:rPr>
                <w:color w:val="000000"/>
                <w:lang w:val="pt-BR" w:eastAsia="pt-BR"/>
              </w:rPr>
              <w:t xml:space="preserve"> Erica, 2010.</w:t>
            </w:r>
          </w:p>
          <w:p w:rsidR="001B2101" w:rsidRPr="00A87E9E" w:rsidRDefault="001B2101" w:rsidP="00042E59">
            <w:pPr>
              <w:pStyle w:val="Corpodetexto"/>
              <w:spacing w:after="0"/>
              <w:rPr>
                <w:color w:val="000000"/>
                <w:lang w:val="en-US" w:eastAsia="pt-BR"/>
              </w:rPr>
            </w:pPr>
            <w:r w:rsidRPr="00BF1A4C">
              <w:rPr>
                <w:szCs w:val="22"/>
                <w:lang w:val="pt-BR" w:eastAsia="pt-BR"/>
              </w:rPr>
              <w:t xml:space="preserve">CAPRON, H. L.; JOHNSON, J. A. </w:t>
            </w:r>
            <w:r w:rsidRPr="00BF1A4C">
              <w:rPr>
                <w:b/>
                <w:szCs w:val="22"/>
                <w:lang w:val="pt-BR" w:eastAsia="pt-BR"/>
              </w:rPr>
              <w:t xml:space="preserve">Introdução à informática. </w:t>
            </w:r>
            <w:r w:rsidRPr="00A87E9E">
              <w:rPr>
                <w:szCs w:val="22"/>
                <w:lang w:val="en-US" w:eastAsia="pt-BR"/>
              </w:rPr>
              <w:t>8. ed.</w:t>
            </w:r>
            <w:r w:rsidRPr="00A87E9E">
              <w:rPr>
                <w:b/>
                <w:szCs w:val="22"/>
                <w:lang w:val="en-US" w:eastAsia="pt-BR"/>
              </w:rPr>
              <w:t xml:space="preserve"> </w:t>
            </w:r>
            <w:r w:rsidRPr="00A87E9E">
              <w:rPr>
                <w:szCs w:val="22"/>
                <w:lang w:val="en-US" w:eastAsia="pt-BR"/>
              </w:rPr>
              <w:t>São Paulo: Pearson Prentice Hall, 2004.</w:t>
            </w:r>
          </w:p>
          <w:p w:rsidR="001B2101" w:rsidRPr="00BF1A4C" w:rsidRDefault="001B2101" w:rsidP="00042E59">
            <w:pPr>
              <w:pStyle w:val="Corpodetexto"/>
              <w:spacing w:after="0"/>
              <w:rPr>
                <w:lang w:val="pt-BR" w:eastAsia="pt-BR"/>
              </w:rPr>
            </w:pPr>
            <w:r w:rsidRPr="00BF1A4C">
              <w:rPr>
                <w:lang w:val="pt-BR" w:eastAsia="pt-BR"/>
              </w:rPr>
              <w:lastRenderedPageBreak/>
              <w:t xml:space="preserve">FEDELI, R. D; PERES, F. E; POLLONI, E. G. F. </w:t>
            </w:r>
            <w:r w:rsidRPr="00BF1A4C">
              <w:rPr>
                <w:b/>
                <w:bCs/>
                <w:lang w:val="pt-BR" w:eastAsia="pt-BR"/>
              </w:rPr>
              <w:t>Introdução à ciência da computação.</w:t>
            </w:r>
            <w:r w:rsidRPr="00BF1A4C">
              <w:rPr>
                <w:lang w:val="pt-BR" w:eastAsia="pt-BR"/>
              </w:rPr>
              <w:t xml:space="preserve"> 2. ed. Cengage, 2009.</w:t>
            </w:r>
          </w:p>
          <w:p w:rsidR="001B2101" w:rsidRPr="00BF1A4C" w:rsidRDefault="001B2101" w:rsidP="00042E59">
            <w:pPr>
              <w:pStyle w:val="Corpodetexto"/>
              <w:spacing w:after="0"/>
              <w:rPr>
                <w:lang w:val="pt-BR" w:eastAsia="pt-BR"/>
              </w:rPr>
            </w:pPr>
            <w:r w:rsidRPr="00BF1A4C">
              <w:rPr>
                <w:lang w:val="pt-BR" w:eastAsia="pt-BR"/>
              </w:rPr>
              <w:t xml:space="preserve">TANENBAUM, A. </w:t>
            </w:r>
            <w:r w:rsidRPr="00BF1A4C">
              <w:rPr>
                <w:b/>
                <w:bCs/>
                <w:lang w:val="pt-BR" w:eastAsia="pt-BR"/>
              </w:rPr>
              <w:t>Organização estruturada de computadores</w:t>
            </w:r>
            <w:r w:rsidRPr="00BF1A4C">
              <w:rPr>
                <w:lang w:val="pt-BR" w:eastAsia="pt-BR"/>
              </w:rPr>
              <w:t>. 5ª Edição. São Paulo: Pearson Prentice Hall, 2011.</w:t>
            </w:r>
          </w:p>
          <w:p w:rsidR="001B2101" w:rsidRPr="00BF1A4C" w:rsidRDefault="001B2101" w:rsidP="00042E59">
            <w:pPr>
              <w:pStyle w:val="Corpodetexto"/>
              <w:spacing w:after="0"/>
              <w:rPr>
                <w:lang w:val="pt-BR" w:eastAsia="pt-BR"/>
              </w:rPr>
            </w:pPr>
            <w:r w:rsidRPr="00BF1A4C">
              <w:rPr>
                <w:lang w:val="pt-BR" w:eastAsia="pt-BR"/>
              </w:rPr>
              <w:t xml:space="preserve">GONÇALVES, C. </w:t>
            </w:r>
            <w:r w:rsidRPr="00BF1A4C">
              <w:rPr>
                <w:b/>
                <w:bCs/>
                <w:lang w:val="pt-BR" w:eastAsia="pt-BR"/>
              </w:rPr>
              <w:t xml:space="preserve">Broffice.org Calc avançado com introdução às macros. </w:t>
            </w:r>
            <w:r w:rsidRPr="00BF1A4C">
              <w:rPr>
                <w:lang w:val="pt-BR" w:eastAsia="pt-BR"/>
              </w:rPr>
              <w:t>Ciência Moderna, 2009.</w:t>
            </w:r>
          </w:p>
          <w:p w:rsidR="001B2101" w:rsidRPr="00BF1A4C" w:rsidRDefault="001B2101" w:rsidP="00042E59">
            <w:pPr>
              <w:pStyle w:val="Corpodetexto"/>
              <w:spacing w:after="0"/>
              <w:rPr>
                <w:lang w:val="pt-BR" w:eastAsia="pt-BR"/>
              </w:rPr>
            </w:pPr>
            <w:r w:rsidRPr="00BF1A4C">
              <w:rPr>
                <w:lang w:val="pt-BR" w:eastAsia="pt-BR"/>
              </w:rPr>
              <w:t xml:space="preserve">ROCHA, T. da. </w:t>
            </w:r>
            <w:r w:rsidRPr="00BF1A4C">
              <w:rPr>
                <w:b/>
                <w:bCs/>
                <w:lang w:val="pt-BR" w:eastAsia="pt-BR"/>
              </w:rPr>
              <w:t>Excel x Calc – Migrando totalmente.</w:t>
            </w:r>
            <w:r w:rsidRPr="00BF1A4C">
              <w:rPr>
                <w:lang w:val="pt-BR" w:eastAsia="pt-BR"/>
              </w:rPr>
              <w:t xml:space="preserve"> Ciência Moderna, 2007.</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tcPr>
          <w:p w:rsidR="001B2101" w:rsidRPr="00A87E9E" w:rsidRDefault="001B2101" w:rsidP="00042E59">
            <w:pPr>
              <w:jc w:val="both"/>
              <w:rPr>
                <w:rFonts w:cs="Times New Roman"/>
                <w:b/>
                <w:lang w:val="pt-BR"/>
              </w:rPr>
            </w:pPr>
            <w:r w:rsidRPr="00A87E9E">
              <w:rPr>
                <w:rFonts w:cs="Times New Roman"/>
                <w:b/>
                <w:lang w:val="pt-BR"/>
              </w:rPr>
              <w:t>Organização de Computadores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jc w:val="both"/>
              <w:rPr>
                <w:rFonts w:cs="Times New Roman"/>
                <w:lang w:val="pt-BR"/>
              </w:rPr>
            </w:pPr>
            <w:r w:rsidRPr="00A87E9E">
              <w:rPr>
                <w:color w:val="000000"/>
                <w:lang w:val="pt-BR"/>
              </w:rPr>
              <w:t>Conversão de bases e aritmética computacional. Organização do Hardware: Memória e Barramentos. Periféricos e Unidades de Entrada e Saída: disco rígido, disco flexível, CD, DVD, Unidades de Fita Magnética, Portas Seriais e  paralelas, Portas USB e FireWire.</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pStyle w:val="Corpodetexto31"/>
              <w:rPr>
                <w:rFonts w:eastAsia="Andale Sans UI" w:cs="Tahoma"/>
                <w:color w:val="auto"/>
                <w:kern w:val="3"/>
                <w:lang w:eastAsia="ja-JP" w:bidi="fa-IR"/>
              </w:rPr>
            </w:pPr>
            <w:r w:rsidRPr="00A87E9E">
              <w:rPr>
                <w:rFonts w:eastAsia="Andale Sans UI" w:cs="Tahoma"/>
                <w:color w:val="auto"/>
                <w:kern w:val="3"/>
                <w:lang w:eastAsia="ja-JP" w:bidi="fa-IR"/>
              </w:rPr>
              <w:t xml:space="preserve">MONTEIRO, M. A. </w:t>
            </w:r>
            <w:r w:rsidRPr="00A87E9E">
              <w:rPr>
                <w:rFonts w:eastAsia="Andale Sans UI" w:cs="Tahoma"/>
                <w:b/>
                <w:bCs/>
                <w:iCs/>
                <w:color w:val="auto"/>
                <w:kern w:val="3"/>
                <w:lang w:eastAsia="ja-JP" w:bidi="fa-IR"/>
              </w:rPr>
              <w:t>Introdução à Organização de Computadores</w:t>
            </w:r>
            <w:r w:rsidRPr="00A87E9E">
              <w:rPr>
                <w:rFonts w:eastAsia="Andale Sans UI" w:cs="Tahoma"/>
                <w:color w:val="auto"/>
                <w:kern w:val="3"/>
                <w:lang w:eastAsia="ja-JP" w:bidi="fa-IR"/>
              </w:rPr>
              <w:t>. 5ª Edição. Rio de Janeiro: LTC Editora, 2007.</w:t>
            </w:r>
          </w:p>
          <w:p w:rsidR="001B2101" w:rsidRPr="00A87E9E" w:rsidRDefault="001B2101" w:rsidP="00042E59">
            <w:pPr>
              <w:pStyle w:val="Corpodetexto31"/>
              <w:rPr>
                <w:color w:val="auto"/>
              </w:rPr>
            </w:pPr>
            <w:r w:rsidRPr="00A87E9E">
              <w:rPr>
                <w:rFonts w:eastAsia="Andale Sans UI"/>
                <w:color w:val="auto"/>
                <w:kern w:val="3"/>
                <w:lang w:eastAsia="ja-JP" w:bidi="fa-IR"/>
              </w:rPr>
              <w:t xml:space="preserve">STALLINGS, W. </w:t>
            </w:r>
            <w:r w:rsidRPr="00A87E9E">
              <w:rPr>
                <w:rFonts w:eastAsia="Andale Sans UI"/>
                <w:b/>
                <w:bCs/>
                <w:iCs/>
                <w:color w:val="auto"/>
                <w:kern w:val="3"/>
                <w:lang w:eastAsia="ja-JP" w:bidi="fa-IR"/>
              </w:rPr>
              <w:t>Arquitetura e Organização de Computadores</w:t>
            </w:r>
            <w:r w:rsidRPr="00A87E9E">
              <w:rPr>
                <w:rFonts w:eastAsia="Andale Sans UI"/>
                <w:color w:val="auto"/>
                <w:kern w:val="3"/>
                <w:lang w:eastAsia="ja-JP" w:bidi="fa-IR"/>
              </w:rPr>
              <w:t>. 5ª. Edição. São Paulo: Prentice Hall,</w:t>
            </w:r>
            <w:r w:rsidRPr="00A87E9E">
              <w:rPr>
                <w:color w:val="auto"/>
              </w:rPr>
              <w:t xml:space="preserve"> 2002.</w:t>
            </w:r>
          </w:p>
          <w:p w:rsidR="001B2101" w:rsidRPr="00A87E9E" w:rsidRDefault="001B2101" w:rsidP="00042E59">
            <w:pPr>
              <w:pStyle w:val="Corpodetexto31"/>
              <w:rPr>
                <w:color w:val="auto"/>
              </w:rPr>
            </w:pPr>
            <w:r w:rsidRPr="00A87E9E">
              <w:rPr>
                <w:color w:val="auto"/>
              </w:rPr>
              <w:t xml:space="preserve">TANENBAUM, A. </w:t>
            </w:r>
            <w:r w:rsidRPr="00A87E9E">
              <w:rPr>
                <w:b/>
                <w:bCs/>
                <w:color w:val="auto"/>
              </w:rPr>
              <w:t>Organização estruturada de Computadores</w:t>
            </w:r>
            <w:r w:rsidRPr="00A87E9E">
              <w:rPr>
                <w:color w:val="auto"/>
              </w:rPr>
              <w:t>. 5ª Edição. São Paulo: Pearson Prentice Hall,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lang w:val="pt-BR"/>
              </w:rPr>
            </w:pPr>
            <w:r w:rsidRPr="00A87E9E">
              <w:rPr>
                <w:rStyle w:val="s15verdanaboldcinza"/>
                <w:lang w:val="pt-BR"/>
              </w:rPr>
              <w:t xml:space="preserve">NULL, L; LOBUR, J. </w:t>
            </w:r>
            <w:r w:rsidRPr="00A87E9E">
              <w:rPr>
                <w:rStyle w:val="s15verdanaboldcinza"/>
                <w:b/>
                <w:bCs/>
                <w:lang w:val="pt-BR"/>
              </w:rPr>
              <w:t>Princípios básicos de arquitetura e organização de computadores.</w:t>
            </w:r>
            <w:r w:rsidRPr="00A87E9E">
              <w:rPr>
                <w:rStyle w:val="s15verdanaboldcinza"/>
                <w:lang w:val="pt-BR"/>
              </w:rPr>
              <w:t xml:space="preserve"> 2. ed. São Paulo: Bookman Companhia Editora Ltda, 2009.</w:t>
            </w:r>
            <w:r w:rsidRPr="00A87E9E">
              <w:rPr>
                <w:lang w:val="pt-BR"/>
              </w:rPr>
              <w:br/>
              <w:t>PATTERSON, D. A.; HENNESSY, J. L.</w:t>
            </w:r>
            <w:r w:rsidRPr="00A87E9E">
              <w:rPr>
                <w:b/>
                <w:bCs/>
                <w:lang w:val="pt-BR"/>
              </w:rPr>
              <w:t xml:space="preserve"> Organização e Projeto de Computadores. </w:t>
            </w:r>
            <w:r w:rsidRPr="00A87E9E">
              <w:rPr>
                <w:lang w:val="pt-BR"/>
              </w:rPr>
              <w:t>3. ed. São Paulo: Câmpus, 2005.</w:t>
            </w:r>
          </w:p>
          <w:p w:rsidR="001B2101" w:rsidRPr="00A87E9E" w:rsidRDefault="001B2101" w:rsidP="00042E59">
            <w:pPr>
              <w:jc w:val="both"/>
              <w:rPr>
                <w:lang w:val="pt-BR"/>
              </w:rPr>
            </w:pPr>
            <w:r w:rsidRPr="00A87E9E">
              <w:rPr>
                <w:lang w:val="pt-BR"/>
              </w:rPr>
              <w:t xml:space="preserve">SAITO, J. H. </w:t>
            </w:r>
            <w:r w:rsidRPr="00A87E9E">
              <w:rPr>
                <w:b/>
                <w:bCs/>
                <w:lang w:val="pt-BR"/>
              </w:rPr>
              <w:t xml:space="preserve">Introdução à Arquitetura e à Organização de Computadores - Coleção UAB-UFSCar. </w:t>
            </w:r>
            <w:r w:rsidRPr="00A87E9E">
              <w:rPr>
                <w:lang w:val="pt-BR"/>
              </w:rPr>
              <w:t>1. ed. São Carlos: EDUFSCAR, 2010.</w:t>
            </w:r>
            <w:r w:rsidRPr="00A87E9E">
              <w:rPr>
                <w:lang w:val="pt-BR"/>
              </w:rPr>
              <w:br/>
              <w:t xml:space="preserve">WAGNER, F. R.; et all. </w:t>
            </w:r>
            <w:r w:rsidRPr="00A87E9E">
              <w:rPr>
                <w:b/>
                <w:bCs/>
                <w:lang w:val="pt-BR"/>
              </w:rPr>
              <w:t>Fundamentos de Circuitos Digitais</w:t>
            </w:r>
            <w:r w:rsidRPr="00A87E9E">
              <w:rPr>
                <w:lang w:val="pt-BR"/>
              </w:rPr>
              <w:t xml:space="preserve">. 1. ed. São Paulo: </w:t>
            </w:r>
            <w:r w:rsidRPr="00A87E9E">
              <w:rPr>
                <w:rStyle w:val="s15verdanaboldcinza"/>
                <w:lang w:val="pt-BR"/>
              </w:rPr>
              <w:t>Bookman Companhia Editora Ltda, 2008</w:t>
            </w:r>
            <w:r w:rsidRPr="00A87E9E">
              <w:rPr>
                <w:lang w:val="pt-BR"/>
              </w:rPr>
              <w:t>.</w:t>
            </w:r>
          </w:p>
          <w:p w:rsidR="001B2101" w:rsidRPr="00A87E9E" w:rsidRDefault="001B2101" w:rsidP="00042E59">
            <w:pPr>
              <w:jc w:val="both"/>
              <w:rPr>
                <w:lang w:val="pt-BR"/>
              </w:rPr>
            </w:pPr>
            <w:r w:rsidRPr="00A87E9E">
              <w:rPr>
                <w:lang w:val="pt-BR"/>
              </w:rPr>
              <w:t xml:space="preserve">ZELENOVSKY, R.; MENDONÇA, A. </w:t>
            </w:r>
            <w:r w:rsidRPr="00A87E9E">
              <w:rPr>
                <w:b/>
                <w:bCs/>
                <w:lang w:val="pt-BR"/>
              </w:rPr>
              <w:t xml:space="preserve">PC Um guia prático de hardware e interfaceamento. </w:t>
            </w:r>
            <w:r w:rsidRPr="00A87E9E">
              <w:rPr>
                <w:lang w:val="pt-BR"/>
              </w:rPr>
              <w:t>4. ed. São Paulo: Editora MZ Editora, 2007.</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lang w:val="pt-BR"/>
              </w:rPr>
            </w:pPr>
            <w:r w:rsidRPr="00A87E9E">
              <w:rPr>
                <w:rFonts w:cs="Times New Roman"/>
                <w:b/>
                <w:lang w:val="pt-BR"/>
              </w:rPr>
              <w:t>Prática como componente curricular 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tcPr>
          <w:p w:rsidR="001B2101" w:rsidRPr="00A87E9E" w:rsidRDefault="001B2101" w:rsidP="00042E59">
            <w:pPr>
              <w:jc w:val="both"/>
              <w:rPr>
                <w:rStyle w:val="s15verdanaboldcinza"/>
                <w:lang w:val="pt-BR"/>
              </w:rPr>
            </w:pPr>
            <w:r w:rsidRPr="00A87E9E">
              <w:rPr>
                <w:lang w:val="pt-BR"/>
              </w:rPr>
              <w:t>O Foco é a escola.Visa fazer uma reflexão através de visitas  às escolas tendo  em vista o conhecimento da escola pública, a comunidade escolar e seu entorno, através de  visitas,  apresentação de relatórios  e discussão em grupo. Trata-se de ver  a escola como uma organização educativa  e  de conhecer o projeto político pedagógico das escolas públicas.</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Borders>
              <w:bottom w:val="single" w:sz="4" w:space="0" w:color="auto"/>
            </w:tcBorders>
          </w:tcPr>
          <w:p w:rsidR="001B2101" w:rsidRPr="00A87E9E" w:rsidRDefault="001B2101" w:rsidP="00042E59">
            <w:pPr>
              <w:pStyle w:val="referencia"/>
              <w:spacing w:before="0" w:after="0"/>
              <w:ind w:firstLine="0"/>
            </w:pPr>
            <w:r w:rsidRPr="00A87E9E">
              <w:t xml:space="preserve">GAMBOA, M. C. </w:t>
            </w:r>
            <w:r w:rsidRPr="00A87E9E">
              <w:rPr>
                <w:b/>
              </w:rPr>
              <w:t>Prática de ensino</w:t>
            </w:r>
            <w:r w:rsidRPr="00A87E9E">
              <w:t>. Alagoas: EDUFAL, 2011.</w:t>
            </w:r>
          </w:p>
          <w:p w:rsidR="001B2101" w:rsidRPr="00A87E9E" w:rsidRDefault="001B2101" w:rsidP="00042E59">
            <w:pPr>
              <w:jc w:val="both"/>
              <w:rPr>
                <w:rStyle w:val="s15verdanaboldcinza"/>
                <w:lang w:val="pt-BR"/>
              </w:rPr>
            </w:pPr>
            <w:r w:rsidRPr="00A87E9E">
              <w:rPr>
                <w:rStyle w:val="s15verdanaboldcinza"/>
                <w:lang w:val="pt-BR"/>
              </w:rPr>
              <w:t xml:space="preserve">TEIXEIRA, Adla Betsaida Martins. </w:t>
            </w:r>
            <w:r w:rsidRPr="00A87E9E">
              <w:rPr>
                <w:rStyle w:val="s15verdanaboldcinza"/>
                <w:b/>
                <w:lang w:val="pt-BR"/>
              </w:rPr>
              <w:t>Temas atuais em didática</w:t>
            </w:r>
            <w:r w:rsidRPr="00A87E9E">
              <w:rPr>
                <w:rStyle w:val="s15verdanaboldcinza"/>
                <w:lang w:val="pt-BR"/>
              </w:rPr>
              <w:t>. Belo Horizonte: UFMG, 2010.</w:t>
            </w:r>
          </w:p>
          <w:p w:rsidR="001B2101" w:rsidRPr="00A87E9E" w:rsidRDefault="001B2101" w:rsidP="00042E59">
            <w:pPr>
              <w:jc w:val="both"/>
              <w:rPr>
                <w:rStyle w:val="s15verdanaboldcinza"/>
                <w:lang w:val="pt-BR"/>
              </w:rPr>
            </w:pPr>
            <w:r w:rsidRPr="00A87E9E">
              <w:rPr>
                <w:rStyle w:val="s15verdanaboldcinza"/>
                <w:lang w:val="pt-BR"/>
              </w:rPr>
              <w:t xml:space="preserve">TIBEAU, C. C. P. M. </w:t>
            </w:r>
            <w:r w:rsidRPr="00A87E9E">
              <w:rPr>
                <w:rStyle w:val="s15verdanaboldcinza"/>
                <w:b/>
                <w:lang w:val="pt-BR"/>
              </w:rPr>
              <w:t>Didática com criatividade</w:t>
            </w:r>
            <w:r w:rsidRPr="00A87E9E">
              <w:rPr>
                <w:rStyle w:val="s15verdanaboldcinza"/>
                <w:lang w:val="pt-BR"/>
              </w:rPr>
              <w:t>. São Paulo: Icone,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kern w:val="0"/>
                <w:lang w:val="pt-BR" w:eastAsia="pt-BR" w:bidi="ar-SA"/>
              </w:rPr>
            </w:pPr>
            <w:r w:rsidRPr="00A87E9E">
              <w:rPr>
                <w:rFonts w:cs="Times New Roman"/>
                <w:kern w:val="0"/>
                <w:lang w:val="pt-BR" w:eastAsia="pt-BR" w:bidi="ar-SA"/>
              </w:rPr>
              <w:t xml:space="preserve">AYRES, Antônio Tadeu. </w:t>
            </w:r>
            <w:r w:rsidRPr="00A87E9E">
              <w:rPr>
                <w:rFonts w:cs="Times New Roman"/>
                <w:b/>
                <w:kern w:val="0"/>
                <w:lang w:val="pt-BR" w:eastAsia="pt-BR" w:bidi="ar-SA"/>
              </w:rPr>
              <w:t>Prática pedagógica competente: ampliando os saberes do professor</w:t>
            </w:r>
            <w:r w:rsidRPr="00A87E9E">
              <w:rPr>
                <w:rFonts w:cs="Times New Roman"/>
                <w:kern w:val="0"/>
                <w:lang w:val="pt-BR" w:eastAsia="pt-BR" w:bidi="ar-SA"/>
              </w:rPr>
              <w:t>. Petrópolis, Rio de Janeiro: Vozes, 2004.</w:t>
            </w:r>
          </w:p>
          <w:p w:rsidR="001B2101" w:rsidRPr="00A87E9E" w:rsidRDefault="001B2101" w:rsidP="00042E59">
            <w:pPr>
              <w:jc w:val="both"/>
              <w:rPr>
                <w:rStyle w:val="s15verdanaboldcinza"/>
                <w:lang w:val="pt-BR"/>
              </w:rPr>
            </w:pPr>
            <w:r w:rsidRPr="00A87E9E">
              <w:rPr>
                <w:rStyle w:val="s15verdanaboldcinza"/>
                <w:lang w:val="pt-BR"/>
              </w:rPr>
              <w:t xml:space="preserve">CAMPOS, C. de M. </w:t>
            </w:r>
            <w:r w:rsidRPr="00A87E9E">
              <w:rPr>
                <w:rStyle w:val="s15verdanaboldcinza"/>
                <w:b/>
                <w:lang w:val="pt-BR"/>
              </w:rPr>
              <w:t>Saberes docentes e autonomia de professores</w:t>
            </w:r>
            <w:r w:rsidRPr="00A87E9E">
              <w:rPr>
                <w:rStyle w:val="s15verdanaboldcinza"/>
                <w:lang w:val="pt-BR"/>
              </w:rPr>
              <w:t>. Rio de Janeiro: Vozes, 2007.</w:t>
            </w:r>
          </w:p>
          <w:p w:rsidR="001B2101" w:rsidRPr="00A87E9E" w:rsidRDefault="001B2101" w:rsidP="00042E59">
            <w:pPr>
              <w:jc w:val="both"/>
              <w:rPr>
                <w:rStyle w:val="s15verdanaboldcinza"/>
                <w:lang w:val="pt-BR"/>
              </w:rPr>
            </w:pPr>
            <w:r w:rsidRPr="00A87E9E">
              <w:rPr>
                <w:rStyle w:val="s15verdanaboldcinza"/>
                <w:lang w:val="pt-BR"/>
              </w:rPr>
              <w:t xml:space="preserve">GUIMARÃES, V. S. </w:t>
            </w:r>
            <w:r w:rsidRPr="00A87E9E">
              <w:rPr>
                <w:rStyle w:val="s15verdanaboldcinza"/>
                <w:b/>
                <w:lang w:val="pt-BR"/>
              </w:rPr>
              <w:t>Formação de Professores: saberes, identidade e profissão</w:t>
            </w:r>
            <w:r w:rsidRPr="00A87E9E">
              <w:rPr>
                <w:rStyle w:val="s15verdanaboldcinza"/>
                <w:lang w:val="pt-BR"/>
              </w:rPr>
              <w:t>. Campinas: Papirus, 2004.</w:t>
            </w:r>
          </w:p>
          <w:p w:rsidR="001B2101" w:rsidRPr="00A87E9E" w:rsidRDefault="001B2101" w:rsidP="00042E59">
            <w:pPr>
              <w:jc w:val="both"/>
              <w:rPr>
                <w:rStyle w:val="s15verdanaboldcinza"/>
                <w:lang w:val="pt-BR"/>
              </w:rPr>
            </w:pPr>
            <w:r w:rsidRPr="00A87E9E">
              <w:rPr>
                <w:rStyle w:val="s15verdanaboldcinza"/>
                <w:lang w:val="pt-BR"/>
              </w:rPr>
              <w:t xml:space="preserve">IMBERSON, F. </w:t>
            </w:r>
            <w:r w:rsidRPr="00A87E9E">
              <w:rPr>
                <w:rStyle w:val="s15verdanaboldcinza"/>
                <w:b/>
                <w:lang w:val="pt-BR"/>
              </w:rPr>
              <w:t>Formação continuada de professores</w:t>
            </w:r>
            <w:r w:rsidRPr="00A87E9E">
              <w:rPr>
                <w:rStyle w:val="s15verdanaboldcinza"/>
                <w:lang w:val="pt-BR"/>
              </w:rPr>
              <w:t>. Porto Alegre: Artmed, 2009.</w:t>
            </w:r>
          </w:p>
          <w:p w:rsidR="001B2101" w:rsidRPr="00A87E9E" w:rsidRDefault="001B2101" w:rsidP="00042E59">
            <w:pPr>
              <w:jc w:val="both"/>
              <w:rPr>
                <w:rStyle w:val="s15verdanaboldcinza"/>
                <w:lang w:val="pt-BR"/>
              </w:rPr>
            </w:pPr>
            <w:r w:rsidRPr="00A87E9E">
              <w:rPr>
                <w:rStyle w:val="s15verdanaboldcinza"/>
                <w:lang w:val="pt-BR"/>
              </w:rPr>
              <w:t xml:space="preserve">ALARCÃO, I. </w:t>
            </w:r>
            <w:r w:rsidRPr="00A87E9E">
              <w:rPr>
                <w:rStyle w:val="s15verdanaboldcinza"/>
                <w:b/>
                <w:lang w:val="pt-BR"/>
              </w:rPr>
              <w:t>Professores reflexivos em uma escola reflexiva</w:t>
            </w:r>
            <w:r w:rsidRPr="00A87E9E">
              <w:rPr>
                <w:rStyle w:val="s15verdanaboldcinza"/>
                <w:lang w:val="pt-BR"/>
              </w:rPr>
              <w:t xml:space="preserve">. São </w:t>
            </w:r>
            <w:r w:rsidRPr="00A87E9E">
              <w:rPr>
                <w:rStyle w:val="s15verdanaboldcinza"/>
                <w:lang w:val="pt-BR"/>
              </w:rPr>
              <w:lastRenderedPageBreak/>
              <w:t>Paulo: Cortez, 2010.</w:t>
            </w:r>
          </w:p>
        </w:tc>
      </w:tr>
    </w:tbl>
    <w:p w:rsidR="001B2101" w:rsidRPr="00A87E9E" w:rsidRDefault="001B2101" w:rsidP="001B2101"/>
    <w:p w:rsidR="001B2101" w:rsidRPr="00A87E9E" w:rsidRDefault="001B2101" w:rsidP="001B2101">
      <w:pPr>
        <w:jc w:val="center"/>
      </w:pPr>
    </w:p>
    <w:p w:rsidR="001B2101" w:rsidRPr="00A87E9E" w:rsidRDefault="001B2101" w:rsidP="001B2101">
      <w:pPr>
        <w:jc w:val="center"/>
      </w:pPr>
    </w:p>
    <w:p w:rsidR="001B2101" w:rsidRPr="00A87E9E" w:rsidRDefault="001B2101" w:rsidP="00E01E75">
      <w:pPr>
        <w:pStyle w:val="PPCs"/>
        <w:numPr>
          <w:ilvl w:val="1"/>
          <w:numId w:val="10"/>
        </w:numPr>
      </w:pPr>
      <w:bookmarkStart w:id="66" w:name="_Toc388901805"/>
      <w:bookmarkStart w:id="67" w:name="_Toc391299545"/>
      <w:r w:rsidRPr="00A87E9E">
        <w:t>Ementário para o 2º período</w:t>
      </w:r>
      <w:bookmarkEnd w:id="66"/>
      <w:bookmarkEnd w:id="6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shd w:val="clear" w:color="auto" w:fill="auto"/>
            <w:vAlign w:val="center"/>
          </w:tcPr>
          <w:p w:rsidR="001B2101" w:rsidRPr="00A87E9E" w:rsidRDefault="001B2101" w:rsidP="001B2101">
            <w:pPr>
              <w:pStyle w:val="Subttulo"/>
              <w:rPr>
                <w:b w:val="0"/>
                <w:lang w:val="pt-BR"/>
              </w:rPr>
            </w:pPr>
            <w:r w:rsidRPr="00A87E9E">
              <w:rPr>
                <w:b w:val="0"/>
                <w:lang w:val="pt-BR"/>
              </w:rPr>
              <w:t>2º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lang w:val="pt-BR"/>
              </w:rPr>
            </w:pPr>
            <w:r w:rsidRPr="00A87E9E">
              <w:rPr>
                <w:rFonts w:cs="Times New Roman"/>
                <w:b/>
                <w:lang w:val="pt-BR"/>
              </w:rPr>
              <w:t>Matemática Discreta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jc w:val="both"/>
              <w:rPr>
                <w:rFonts w:eastAsia="SimSun" w:cs="Times New Roman"/>
                <w:lang w:val="pt-BR"/>
              </w:rPr>
            </w:pPr>
            <w:r w:rsidRPr="00A87E9E">
              <w:rPr>
                <w:rFonts w:eastAsia="SimSun" w:cs="Times New Roman"/>
                <w:lang w:val="pt-BR"/>
              </w:rPr>
              <w:t>Conjuntos, Funções. Relações sobre conjuntos: equivalência e de ordem.</w:t>
            </w:r>
          </w:p>
          <w:p w:rsidR="001B2101" w:rsidRPr="00A87E9E" w:rsidRDefault="001B2101" w:rsidP="00042E59">
            <w:pPr>
              <w:jc w:val="both"/>
              <w:rPr>
                <w:rFonts w:eastAsia="SimSun" w:cs="Times New Roman"/>
                <w:lang w:val="pt-BR"/>
              </w:rPr>
            </w:pPr>
            <w:r w:rsidRPr="00A87E9E">
              <w:rPr>
                <w:rFonts w:eastAsia="SimSun" w:cs="Times New Roman"/>
                <w:lang w:val="pt-BR"/>
              </w:rPr>
              <w:t>Indução matemática. Recursão. Combinatória. Introdução à teoria dos grafos.</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A87E9E" w:rsidRDefault="001B2101" w:rsidP="00042E59">
            <w:pPr>
              <w:pStyle w:val="western"/>
              <w:spacing w:before="0" w:beforeAutospacing="0" w:after="0" w:afterAutospacing="0"/>
              <w:jc w:val="both"/>
              <w:rPr>
                <w:sz w:val="22"/>
                <w:szCs w:val="22"/>
                <w:lang w:val="en-US"/>
              </w:rPr>
            </w:pPr>
            <w:r w:rsidRPr="00A87E9E">
              <w:rPr>
                <w:sz w:val="22"/>
                <w:szCs w:val="22"/>
              </w:rPr>
              <w:t xml:space="preserve">SCHEINERMAN, E.R. </w:t>
            </w:r>
            <w:r w:rsidRPr="00A87E9E">
              <w:rPr>
                <w:b/>
                <w:iCs/>
                <w:sz w:val="22"/>
                <w:szCs w:val="22"/>
              </w:rPr>
              <w:t>Matemática discreta: uma introdução</w:t>
            </w:r>
            <w:r w:rsidRPr="00A87E9E">
              <w:rPr>
                <w:sz w:val="22"/>
                <w:szCs w:val="22"/>
              </w:rPr>
              <w:t xml:space="preserve">. </w:t>
            </w:r>
            <w:r w:rsidRPr="00A87E9E">
              <w:rPr>
                <w:sz w:val="22"/>
                <w:szCs w:val="22"/>
                <w:lang w:val="en-US"/>
              </w:rPr>
              <w:t>São Paulo: Thomson Learning Ltda, 2003.</w:t>
            </w:r>
          </w:p>
          <w:p w:rsidR="001B2101" w:rsidRPr="00A87E9E" w:rsidRDefault="001B2101" w:rsidP="00042E59">
            <w:pPr>
              <w:pStyle w:val="western"/>
              <w:spacing w:before="0" w:beforeAutospacing="0" w:after="0" w:afterAutospacing="0"/>
              <w:jc w:val="both"/>
              <w:rPr>
                <w:lang w:val="en-US"/>
              </w:rPr>
            </w:pPr>
            <w:r w:rsidRPr="00A87E9E">
              <w:rPr>
                <w:sz w:val="22"/>
                <w:szCs w:val="22"/>
              </w:rPr>
              <w:t xml:space="preserve">ROSEN, K.H. </w:t>
            </w:r>
            <w:r w:rsidRPr="00A87E9E">
              <w:rPr>
                <w:b/>
                <w:iCs/>
                <w:sz w:val="22"/>
                <w:szCs w:val="22"/>
              </w:rPr>
              <w:t>Matemática Discreta e suas aplicações</w:t>
            </w:r>
            <w:r w:rsidRPr="00A87E9E">
              <w:rPr>
                <w:i/>
                <w:iCs/>
                <w:sz w:val="22"/>
                <w:szCs w:val="22"/>
              </w:rPr>
              <w:t xml:space="preserve">. </w:t>
            </w:r>
            <w:r w:rsidRPr="00A87E9E">
              <w:rPr>
                <w:sz w:val="22"/>
                <w:szCs w:val="22"/>
                <w:lang w:val="en-US"/>
              </w:rPr>
              <w:t>6. ed. São Paulo. Mcgraw Hill - ARTMED, 2008.</w:t>
            </w:r>
          </w:p>
          <w:p w:rsidR="001B2101" w:rsidRPr="00A87E9E" w:rsidRDefault="001B2101" w:rsidP="00042E59">
            <w:pPr>
              <w:pStyle w:val="western"/>
              <w:spacing w:before="0" w:beforeAutospacing="0" w:after="0" w:afterAutospacing="0"/>
              <w:jc w:val="both"/>
            </w:pPr>
            <w:r w:rsidRPr="00A87E9E">
              <w:rPr>
                <w:sz w:val="22"/>
                <w:szCs w:val="22"/>
              </w:rPr>
              <w:t xml:space="preserve">MENEZES, P.B. </w:t>
            </w:r>
            <w:r w:rsidRPr="00A87E9E">
              <w:rPr>
                <w:b/>
                <w:iCs/>
                <w:sz w:val="22"/>
                <w:szCs w:val="22"/>
              </w:rPr>
              <w:t>Matemática discreta para Computação e Informática</w:t>
            </w:r>
            <w:r w:rsidRPr="00A87E9E">
              <w:rPr>
                <w:sz w:val="22"/>
                <w:szCs w:val="22"/>
              </w:rPr>
              <w:t>. Porto Alegre: Sagra-Luzzatto. Instituto de Informática da UFRGS, Série Livros Didáticos, número 16, 2004.</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pStyle w:val="western"/>
              <w:spacing w:before="0" w:beforeAutospacing="0" w:after="0" w:afterAutospacing="0"/>
              <w:jc w:val="both"/>
              <w:rPr>
                <w:color w:val="000000"/>
              </w:rPr>
            </w:pPr>
            <w:r w:rsidRPr="00A87E9E">
              <w:rPr>
                <w:color w:val="000000"/>
              </w:rPr>
              <w:t>MENEZES, P. B;</w:t>
            </w:r>
            <w:r w:rsidRPr="00A87E9E">
              <w:rPr>
                <w:color w:val="000000"/>
                <w:szCs w:val="22"/>
              </w:rPr>
              <w:t xml:space="preserve"> </w:t>
            </w:r>
            <w:r w:rsidRPr="00A87E9E">
              <w:rPr>
                <w:color w:val="000000"/>
              </w:rPr>
              <w:t>TOSCANI, L.V; LOPES, J. G.</w:t>
            </w:r>
            <w:r w:rsidRPr="00A87E9E">
              <w:rPr>
                <w:color w:val="000000"/>
                <w:sz w:val="22"/>
                <w:szCs w:val="22"/>
              </w:rPr>
              <w:t xml:space="preserve"> </w:t>
            </w:r>
            <w:r w:rsidRPr="00A87E9E">
              <w:rPr>
                <w:b/>
                <w:iCs/>
                <w:color w:val="000000"/>
                <w:sz w:val="22"/>
                <w:szCs w:val="22"/>
              </w:rPr>
              <w:t>Aprendendo matemática discreta com exercícios</w:t>
            </w:r>
            <w:r w:rsidRPr="00A87E9E">
              <w:rPr>
                <w:i/>
                <w:iCs/>
                <w:color w:val="000000"/>
                <w:sz w:val="22"/>
                <w:szCs w:val="22"/>
              </w:rPr>
              <w:t xml:space="preserve">. </w:t>
            </w:r>
            <w:r w:rsidRPr="00A87E9E">
              <w:rPr>
                <w:iCs/>
                <w:color w:val="000000"/>
                <w:sz w:val="22"/>
                <w:szCs w:val="22"/>
              </w:rPr>
              <w:t xml:space="preserve">Porto Alegre: </w:t>
            </w:r>
            <w:r w:rsidRPr="00A87E9E">
              <w:rPr>
                <w:color w:val="000000"/>
                <w:sz w:val="22"/>
                <w:szCs w:val="22"/>
              </w:rPr>
              <w:t xml:space="preserve">Bookman Companhia: 2009. </w:t>
            </w:r>
          </w:p>
          <w:p w:rsidR="001B2101" w:rsidRPr="00A87E9E" w:rsidRDefault="001B2101" w:rsidP="00042E59">
            <w:pPr>
              <w:pStyle w:val="western"/>
              <w:spacing w:before="0" w:beforeAutospacing="0" w:after="0" w:afterAutospacing="0"/>
              <w:jc w:val="both"/>
            </w:pPr>
            <w:r w:rsidRPr="00A87E9E">
              <w:rPr>
                <w:sz w:val="22"/>
                <w:szCs w:val="22"/>
              </w:rPr>
              <w:t xml:space="preserve">SALAHODDIN, S. </w:t>
            </w:r>
            <w:r w:rsidRPr="00A87E9E">
              <w:rPr>
                <w:b/>
                <w:iCs/>
                <w:sz w:val="22"/>
                <w:szCs w:val="22"/>
              </w:rPr>
              <w:t>Álgebra 1</w:t>
            </w:r>
            <w:r w:rsidRPr="00A87E9E">
              <w:rPr>
                <w:b/>
                <w:sz w:val="22"/>
                <w:szCs w:val="22"/>
              </w:rPr>
              <w:t>.</w:t>
            </w:r>
            <w:r w:rsidRPr="00A87E9E">
              <w:rPr>
                <w:sz w:val="22"/>
                <w:szCs w:val="22"/>
              </w:rPr>
              <w:t xml:space="preserve"> Ciência Moderna: 2010.</w:t>
            </w:r>
          </w:p>
          <w:p w:rsidR="001B2101" w:rsidRPr="00A87E9E" w:rsidRDefault="001B2101" w:rsidP="00042E59">
            <w:pPr>
              <w:pStyle w:val="western"/>
              <w:spacing w:before="0" w:beforeAutospacing="0" w:after="0" w:afterAutospacing="0"/>
              <w:jc w:val="both"/>
              <w:rPr>
                <w:sz w:val="22"/>
                <w:szCs w:val="22"/>
              </w:rPr>
            </w:pPr>
            <w:r w:rsidRPr="00A87E9E">
              <w:rPr>
                <w:sz w:val="22"/>
                <w:szCs w:val="22"/>
              </w:rPr>
              <w:t xml:space="preserve">GERSTING, J.L. </w:t>
            </w:r>
            <w:r w:rsidRPr="00A87E9E">
              <w:rPr>
                <w:b/>
                <w:iCs/>
                <w:sz w:val="22"/>
                <w:szCs w:val="22"/>
              </w:rPr>
              <w:t>Fundamentos Matemáticos para a Ciência da Computação</w:t>
            </w:r>
            <w:r w:rsidRPr="00A87E9E">
              <w:rPr>
                <w:i/>
                <w:iCs/>
                <w:sz w:val="22"/>
                <w:szCs w:val="22"/>
              </w:rPr>
              <w:t xml:space="preserve">. </w:t>
            </w:r>
            <w:r w:rsidRPr="00A87E9E">
              <w:rPr>
                <w:sz w:val="22"/>
                <w:szCs w:val="22"/>
              </w:rPr>
              <w:t>Rio de Janeiro: LTC, 2004.</w:t>
            </w:r>
          </w:p>
          <w:p w:rsidR="001B2101" w:rsidRPr="00A87E9E" w:rsidRDefault="001B2101" w:rsidP="00042E59">
            <w:pPr>
              <w:pStyle w:val="western"/>
              <w:spacing w:before="0" w:beforeAutospacing="0" w:after="0" w:afterAutospacing="0"/>
              <w:jc w:val="both"/>
              <w:rPr>
                <w:color w:val="000000"/>
                <w:sz w:val="22"/>
                <w:szCs w:val="22"/>
              </w:rPr>
            </w:pPr>
            <w:r w:rsidRPr="00A87E9E">
              <w:rPr>
                <w:color w:val="000000"/>
                <w:sz w:val="22"/>
                <w:szCs w:val="22"/>
              </w:rPr>
              <w:t xml:space="preserve">DOMINGUES, H. H.; IEZZI, G. </w:t>
            </w:r>
            <w:r w:rsidRPr="00A87E9E">
              <w:rPr>
                <w:b/>
                <w:iCs/>
                <w:color w:val="000000"/>
                <w:sz w:val="22"/>
                <w:szCs w:val="22"/>
              </w:rPr>
              <w:t>Álgebra Moderna</w:t>
            </w:r>
            <w:r w:rsidRPr="00A87E9E">
              <w:rPr>
                <w:color w:val="000000"/>
                <w:sz w:val="22"/>
                <w:szCs w:val="22"/>
              </w:rPr>
              <w:t>. 4.ed. São Paulo: Atual, 2003.</w:t>
            </w:r>
          </w:p>
          <w:p w:rsidR="001B2101" w:rsidRPr="00A87E9E" w:rsidRDefault="001B2101" w:rsidP="00042E59">
            <w:pPr>
              <w:pStyle w:val="western"/>
              <w:spacing w:before="0" w:beforeAutospacing="0" w:after="0" w:afterAutospacing="0"/>
              <w:jc w:val="both"/>
              <w:rPr>
                <w:sz w:val="22"/>
                <w:szCs w:val="22"/>
              </w:rPr>
            </w:pPr>
            <w:r w:rsidRPr="00A87E9E">
              <w:rPr>
                <w:sz w:val="22"/>
                <w:szCs w:val="22"/>
              </w:rPr>
              <w:t xml:space="preserve">NETTO, B.; OSWALDO, P. </w:t>
            </w:r>
            <w:r w:rsidRPr="00A87E9E">
              <w:rPr>
                <w:b/>
                <w:iCs/>
                <w:sz w:val="22"/>
                <w:szCs w:val="22"/>
              </w:rPr>
              <w:t>Grafos – Teoria, Modelos e Algoritmos</w:t>
            </w:r>
            <w:r w:rsidRPr="00A87E9E">
              <w:rPr>
                <w:i/>
                <w:iCs/>
                <w:sz w:val="22"/>
                <w:szCs w:val="22"/>
              </w:rPr>
              <w:t>.</w:t>
            </w:r>
            <w:r w:rsidRPr="00A87E9E">
              <w:rPr>
                <w:sz w:val="22"/>
                <w:szCs w:val="22"/>
              </w:rPr>
              <w:t xml:space="preserve"> Edgard Blucher: 2006.</w:t>
            </w:r>
          </w:p>
        </w:tc>
      </w:tr>
      <w:tr w:rsidR="001B2101" w:rsidRPr="00A87E9E" w:rsidTr="00042E59">
        <w:tc>
          <w:tcPr>
            <w:tcW w:w="1668" w:type="dxa"/>
            <w:shd w:val="clear" w:color="auto" w:fill="BFBFBF"/>
          </w:tcPr>
          <w:p w:rsidR="001B2101" w:rsidRPr="00A87E9E" w:rsidRDefault="001B2101" w:rsidP="00042E59">
            <w:pPr>
              <w:jc w:val="both"/>
              <w:rPr>
                <w:rFonts w:cs="Times New Roman"/>
                <w:b/>
                <w:color w:val="000000"/>
                <w:lang w:val="pt-BR" w:eastAsia="pt-BR" w:bidi="ar-SA"/>
              </w:rPr>
            </w:pPr>
            <w:r w:rsidRPr="00A87E9E">
              <w:rPr>
                <w:rFonts w:cs="Times New Roman"/>
                <w:b/>
                <w:color w:val="000000"/>
                <w:lang w:val="pt-BR" w:eastAsia="pt-BR" w:bidi="ar-SA"/>
              </w:rPr>
              <w:t>Disciplina</w:t>
            </w:r>
          </w:p>
        </w:tc>
        <w:tc>
          <w:tcPr>
            <w:tcW w:w="7512" w:type="dxa"/>
            <w:shd w:val="clear" w:color="auto" w:fill="BFBFBF"/>
          </w:tcPr>
          <w:p w:rsidR="001B2101" w:rsidRPr="00A87E9E" w:rsidRDefault="001B2101" w:rsidP="00042E59">
            <w:pPr>
              <w:jc w:val="both"/>
              <w:rPr>
                <w:rFonts w:cs="Times New Roman"/>
                <w:b/>
                <w:color w:val="000000"/>
                <w:lang w:val="pt-BR"/>
              </w:rPr>
            </w:pPr>
            <w:r w:rsidRPr="00A87E9E">
              <w:rPr>
                <w:rFonts w:cs="Times New Roman"/>
                <w:b/>
                <w:color w:val="000000"/>
                <w:lang w:val="pt-BR"/>
              </w:rPr>
              <w:t>Inglês Instrumental</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Ementa</w:t>
            </w:r>
          </w:p>
        </w:tc>
        <w:tc>
          <w:tcPr>
            <w:tcW w:w="7512" w:type="dxa"/>
          </w:tcPr>
          <w:p w:rsidR="001B2101" w:rsidRPr="00BF1A4C" w:rsidRDefault="001B2101" w:rsidP="00042E59">
            <w:pPr>
              <w:pStyle w:val="Corpodetexto"/>
              <w:spacing w:after="0"/>
              <w:jc w:val="both"/>
              <w:rPr>
                <w:color w:val="000000"/>
                <w:szCs w:val="22"/>
                <w:lang w:val="pt-BR" w:eastAsia="pt-BR"/>
              </w:rPr>
            </w:pPr>
            <w:r w:rsidRPr="00BF1A4C">
              <w:rPr>
                <w:color w:val="000000"/>
                <w:szCs w:val="22"/>
                <w:lang w:val="pt-BR" w:eastAsia="pt-BR"/>
              </w:rPr>
              <w:t xml:space="preserve">Introdução às estratégias de leitura e desenvolvimento da prática de leitura </w:t>
            </w:r>
            <w:smartTag w:uri="urn:schemas-microsoft-com:office:smarttags" w:element="PersonName">
              <w:smartTagPr>
                <w:attr w:name="ProductID" w:val="em L￭ngua Inglesa"/>
              </w:smartTagPr>
              <w:r w:rsidRPr="00BF1A4C">
                <w:rPr>
                  <w:color w:val="000000"/>
                  <w:szCs w:val="22"/>
                  <w:lang w:val="pt-BR" w:eastAsia="pt-BR"/>
                </w:rPr>
                <w:t>em Língua Inglesa</w:t>
              </w:r>
            </w:smartTag>
            <w:r w:rsidRPr="00BF1A4C">
              <w:rPr>
                <w:color w:val="000000"/>
                <w:szCs w:val="22"/>
                <w:lang w:val="pt-BR" w:eastAsia="pt-BR"/>
              </w:rPr>
              <w:t xml:space="preserve"> através da aplicação de estratégias, partindo do estudo de estruturas básicas </w:t>
            </w:r>
            <w:smartTag w:uri="urn:schemas-microsoft-com:office:smarttags" w:element="PersonName">
              <w:smartTagPr>
                <w:attr w:name="ProductID" w:val="em L￭ngua Inglesa"/>
              </w:smartTagPr>
              <w:r w:rsidRPr="00BF1A4C">
                <w:rPr>
                  <w:color w:val="000000"/>
                  <w:szCs w:val="22"/>
                  <w:lang w:val="pt-BR" w:eastAsia="pt-BR"/>
                </w:rPr>
                <w:t>em Língua Inglesa</w:t>
              </w:r>
            </w:smartTag>
            <w:r w:rsidRPr="00BF1A4C">
              <w:rPr>
                <w:color w:val="000000"/>
                <w:szCs w:val="22"/>
                <w:lang w:val="pt-BR" w:eastAsia="pt-BR"/>
              </w:rPr>
              <w:t xml:space="preserve"> para estruturas de nível mais complexo, tendo como objetivo a compreensão de textos preferencialmente autênticos, gerais e específicos da área de informática.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jc w:val="both"/>
              <w:rPr>
                <w:szCs w:val="22"/>
                <w:lang w:val="pt-BR"/>
              </w:rPr>
            </w:pPr>
            <w:r w:rsidRPr="00A87E9E">
              <w:rPr>
                <w:szCs w:val="22"/>
                <w:lang w:val="en-US"/>
              </w:rPr>
              <w:t xml:space="preserve">MURPHY, Raymond.  </w:t>
            </w:r>
            <w:r w:rsidRPr="00A87E9E">
              <w:rPr>
                <w:b/>
                <w:bCs/>
                <w:szCs w:val="22"/>
                <w:lang w:val="en-US"/>
              </w:rPr>
              <w:t>Essential grammar in us</w:t>
            </w:r>
            <w:r w:rsidRPr="00A87E9E">
              <w:rPr>
                <w:bCs/>
                <w:i/>
                <w:szCs w:val="22"/>
                <w:lang w:val="en-US"/>
              </w:rPr>
              <w:t>e</w:t>
            </w:r>
            <w:r w:rsidRPr="00A87E9E">
              <w:rPr>
                <w:szCs w:val="22"/>
                <w:lang w:val="en-US"/>
              </w:rPr>
              <w:t xml:space="preserve">. New York , USA: Cambridge University Press. </w:t>
            </w:r>
            <w:r w:rsidRPr="00A87E9E">
              <w:rPr>
                <w:szCs w:val="22"/>
                <w:lang w:val="pt-BR"/>
              </w:rPr>
              <w:t>1997.</w:t>
            </w:r>
          </w:p>
          <w:p w:rsidR="001B2101" w:rsidRPr="00A87E9E" w:rsidRDefault="001B2101" w:rsidP="00042E59">
            <w:pPr>
              <w:jc w:val="both"/>
              <w:rPr>
                <w:szCs w:val="22"/>
                <w:lang w:val="pt-BR"/>
              </w:rPr>
            </w:pPr>
            <w:r w:rsidRPr="00A87E9E">
              <w:rPr>
                <w:szCs w:val="22"/>
                <w:lang w:val="pt-BR"/>
              </w:rPr>
              <w:t xml:space="preserve">MUNHOZ, Rosângela. </w:t>
            </w:r>
            <w:r w:rsidRPr="00A87E9E">
              <w:rPr>
                <w:b/>
                <w:szCs w:val="22"/>
                <w:lang w:val="pt-BR"/>
              </w:rPr>
              <w:t>Inglês Instrumental</w:t>
            </w:r>
            <w:r w:rsidRPr="00A87E9E">
              <w:rPr>
                <w:szCs w:val="22"/>
                <w:lang w:val="pt-BR"/>
              </w:rPr>
              <w:t>: estratégias de leitura: módulos I. São Paulo: Textonovo, 2001.</w:t>
            </w:r>
          </w:p>
          <w:p w:rsidR="001B2101" w:rsidRPr="00A87E9E" w:rsidRDefault="001B2101" w:rsidP="00042E59">
            <w:pPr>
              <w:jc w:val="both"/>
              <w:rPr>
                <w:szCs w:val="22"/>
                <w:lang w:val="pt-BR"/>
              </w:rPr>
            </w:pPr>
            <w:r w:rsidRPr="00A87E9E">
              <w:rPr>
                <w:szCs w:val="22"/>
                <w:lang w:val="pt-BR"/>
              </w:rPr>
              <w:t xml:space="preserve">GALANTE, T.P. </w:t>
            </w:r>
            <w:r w:rsidRPr="00A87E9E">
              <w:rPr>
                <w:b/>
                <w:bCs/>
                <w:szCs w:val="22"/>
                <w:lang w:val="pt-BR"/>
              </w:rPr>
              <w:t>Inglês básico para informática</w:t>
            </w:r>
            <w:r w:rsidRPr="00A87E9E">
              <w:rPr>
                <w:szCs w:val="22"/>
                <w:lang w:val="pt-BR"/>
              </w:rPr>
              <w:t>. São Paulo: Atlas, 1991.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szCs w:val="22"/>
                <w:lang w:val="pt-BR"/>
              </w:rPr>
            </w:pPr>
            <w:r w:rsidRPr="00A87E9E">
              <w:rPr>
                <w:szCs w:val="22"/>
                <w:lang w:val="pt-BR"/>
              </w:rPr>
              <w:t xml:space="preserve">GEM, C. </w:t>
            </w:r>
            <w:r w:rsidRPr="00A87E9E">
              <w:rPr>
                <w:b/>
                <w:bCs/>
                <w:szCs w:val="22"/>
                <w:lang w:val="pt-BR"/>
              </w:rPr>
              <w:t>Dicionário inglês-português/português</w:t>
            </w:r>
            <w:r w:rsidRPr="00A87E9E">
              <w:rPr>
                <w:szCs w:val="22"/>
                <w:lang w:val="pt-BR"/>
              </w:rPr>
              <w:t>- inglês. Brasil: Disal, 2000.</w:t>
            </w:r>
          </w:p>
          <w:p w:rsidR="001B2101" w:rsidRPr="00A87E9E" w:rsidRDefault="001B2101" w:rsidP="00042E59">
            <w:pPr>
              <w:jc w:val="both"/>
              <w:rPr>
                <w:szCs w:val="22"/>
                <w:lang w:val="pt-BR"/>
              </w:rPr>
            </w:pPr>
            <w:r w:rsidRPr="00A87E9E">
              <w:rPr>
                <w:szCs w:val="22"/>
                <w:lang w:val="pt-BR"/>
              </w:rPr>
              <w:t xml:space="preserve">HOLDEN, S. </w:t>
            </w:r>
            <w:r w:rsidRPr="00A87E9E">
              <w:rPr>
                <w:b/>
                <w:szCs w:val="22"/>
                <w:lang w:val="pt-BR"/>
              </w:rPr>
              <w:t xml:space="preserve">O ensino da língua inglesa nos dias atuais. </w:t>
            </w:r>
            <w:r w:rsidRPr="00A87E9E">
              <w:rPr>
                <w:szCs w:val="22"/>
                <w:lang w:val="pt-BR"/>
              </w:rPr>
              <w:t>São Paulo: Special Book Services Livraria, 2009.</w:t>
            </w:r>
          </w:p>
          <w:p w:rsidR="001B2101" w:rsidRPr="00A87E9E" w:rsidRDefault="001B2101" w:rsidP="00042E59">
            <w:pPr>
              <w:jc w:val="both"/>
              <w:rPr>
                <w:szCs w:val="22"/>
                <w:lang w:val="pt-BR"/>
              </w:rPr>
            </w:pPr>
            <w:r w:rsidRPr="00A87E9E">
              <w:rPr>
                <w:szCs w:val="22"/>
                <w:lang w:val="pt-BR"/>
              </w:rPr>
              <w:t xml:space="preserve">LIMA, D. C. de. </w:t>
            </w:r>
            <w:r w:rsidRPr="00A87E9E">
              <w:rPr>
                <w:b/>
                <w:szCs w:val="22"/>
                <w:lang w:val="pt-BR"/>
              </w:rPr>
              <w:t>Ensino e aprendizagem de língua inglesa</w:t>
            </w:r>
            <w:r w:rsidRPr="00A87E9E">
              <w:rPr>
                <w:szCs w:val="22"/>
                <w:lang w:val="pt-BR"/>
              </w:rPr>
              <w:t>: conversas com especialistas. São Paulo: Parábola, 2009.</w:t>
            </w:r>
          </w:p>
          <w:p w:rsidR="001B2101" w:rsidRPr="00A87E9E" w:rsidRDefault="001B2101" w:rsidP="00042E59">
            <w:pPr>
              <w:jc w:val="both"/>
              <w:rPr>
                <w:szCs w:val="22"/>
                <w:lang w:val="pt-BR"/>
              </w:rPr>
            </w:pPr>
            <w:r w:rsidRPr="00A87E9E">
              <w:rPr>
                <w:szCs w:val="22"/>
                <w:lang w:val="pt-BR"/>
              </w:rPr>
              <w:t>TORRES, Nelson.</w:t>
            </w:r>
            <w:r w:rsidRPr="00A87E9E">
              <w:rPr>
                <w:b/>
                <w:szCs w:val="22"/>
                <w:lang w:val="pt-BR"/>
              </w:rPr>
              <w:t xml:space="preserve"> Gramática Prática da Língua Inglesa: </w:t>
            </w:r>
            <w:r w:rsidRPr="00A87E9E">
              <w:rPr>
                <w:szCs w:val="22"/>
                <w:lang w:val="pt-BR"/>
              </w:rPr>
              <w:t>o inglês descomplicado. 3.ed.</w:t>
            </w:r>
            <w:r w:rsidRPr="00A87E9E">
              <w:rPr>
                <w:i/>
                <w:szCs w:val="22"/>
                <w:lang w:val="pt-BR"/>
              </w:rPr>
              <w:t xml:space="preserve"> </w:t>
            </w:r>
            <w:r w:rsidRPr="00A87E9E">
              <w:rPr>
                <w:szCs w:val="22"/>
                <w:lang w:val="pt-BR"/>
              </w:rPr>
              <w:t>São Paulo: Saraiva, 1995.</w:t>
            </w:r>
          </w:p>
          <w:p w:rsidR="001B2101" w:rsidRPr="00A87E9E" w:rsidRDefault="001B2101" w:rsidP="00042E59">
            <w:pPr>
              <w:jc w:val="both"/>
              <w:rPr>
                <w:bCs/>
                <w:iCs/>
                <w:szCs w:val="22"/>
                <w:lang w:val="pt-BR"/>
              </w:rPr>
            </w:pPr>
            <w:r w:rsidRPr="00A87E9E">
              <w:rPr>
                <w:bCs/>
                <w:iCs/>
                <w:szCs w:val="22"/>
                <w:lang w:val="pt-BR"/>
              </w:rPr>
              <w:t xml:space="preserve">WATKINS, M.; PORTER, T.  </w:t>
            </w:r>
            <w:r w:rsidRPr="00A87E9E">
              <w:rPr>
                <w:b/>
                <w:bCs/>
                <w:iCs/>
                <w:szCs w:val="22"/>
                <w:lang w:val="pt-BR"/>
              </w:rPr>
              <w:t>Gramática da língua inglesa.</w:t>
            </w:r>
            <w:r w:rsidRPr="00A87E9E">
              <w:rPr>
                <w:bCs/>
                <w:iCs/>
                <w:szCs w:val="22"/>
                <w:lang w:val="pt-BR"/>
              </w:rPr>
              <w:t xml:space="preserve"> São Paulo: Ática, 2002</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color w:val="000000"/>
                <w:lang w:val="pt-BR"/>
              </w:rPr>
            </w:pPr>
            <w:r w:rsidRPr="00A87E9E">
              <w:rPr>
                <w:rFonts w:cs="Times New Roman"/>
                <w:b/>
                <w:color w:val="000000"/>
                <w:lang w:val="pt-BR"/>
              </w:rPr>
              <w:t>Filosofia da Educação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Ementa</w:t>
            </w:r>
          </w:p>
        </w:tc>
        <w:tc>
          <w:tcPr>
            <w:tcW w:w="7512" w:type="dxa"/>
          </w:tcPr>
          <w:p w:rsidR="001B2101" w:rsidRPr="00A87E9E" w:rsidRDefault="001B2101" w:rsidP="00042E59">
            <w:pPr>
              <w:jc w:val="both"/>
              <w:rPr>
                <w:rFonts w:cs="Times New Roman"/>
                <w:lang w:val="pt-BR" w:eastAsia="pt-BR" w:bidi="ar-SA"/>
              </w:rPr>
            </w:pPr>
            <w:r w:rsidRPr="00A87E9E">
              <w:rPr>
                <w:rFonts w:cs="Times New Roman"/>
                <w:lang w:val="pt-BR" w:eastAsia="pt-BR" w:bidi="ar-SA"/>
              </w:rPr>
              <w:t>Articulação das reflexões filosóficas com os avanços científicos na área de estudos objeto do curso;  a explicitação dos pressupostos dos atos de educar, ensinar e aprender em relação a situações de transformação cultural da sociedade;  o debate de temas relacionados ao conhecimento, à linguagem, à realidade, à cultura e à ética na formação pedagógica.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jc w:val="both"/>
              <w:rPr>
                <w:lang w:val="pt-BR"/>
              </w:rPr>
            </w:pPr>
            <w:r w:rsidRPr="00A87E9E">
              <w:rPr>
                <w:lang w:val="pt-BR"/>
              </w:rPr>
              <w:t xml:space="preserve">ALARCÃO, Isabel. </w:t>
            </w:r>
            <w:r w:rsidRPr="00A87E9E">
              <w:rPr>
                <w:b/>
                <w:lang w:val="pt-BR"/>
              </w:rPr>
              <w:t>Professores reflexivos em uma escola reflexiva</w:t>
            </w:r>
            <w:r w:rsidRPr="00A87E9E">
              <w:rPr>
                <w:lang w:val="pt-BR"/>
              </w:rPr>
              <w:t>. 8.ed. São Paulo: Cortez, 2011.</w:t>
            </w:r>
          </w:p>
          <w:p w:rsidR="001B2101" w:rsidRPr="00A87E9E" w:rsidRDefault="001B2101" w:rsidP="00042E59">
            <w:pPr>
              <w:jc w:val="both"/>
              <w:rPr>
                <w:rFonts w:cs="Times New Roman"/>
                <w:color w:val="000000"/>
                <w:lang w:val="pt-BR"/>
              </w:rPr>
            </w:pPr>
            <w:r w:rsidRPr="00A87E9E">
              <w:rPr>
                <w:rFonts w:cs="Times New Roman"/>
                <w:color w:val="000000"/>
                <w:lang w:val="pt-BR"/>
              </w:rPr>
              <w:t xml:space="preserve">ARANHA, M. L. de A. </w:t>
            </w:r>
            <w:r w:rsidRPr="00A87E9E">
              <w:rPr>
                <w:rFonts w:cs="Times New Roman"/>
                <w:b/>
                <w:color w:val="000000"/>
                <w:lang w:val="pt-BR"/>
              </w:rPr>
              <w:t>História da educação e da pedagogia: geral e Brasil</w:t>
            </w:r>
            <w:r w:rsidRPr="00A87E9E">
              <w:rPr>
                <w:rFonts w:cs="Times New Roman"/>
                <w:color w:val="000000"/>
                <w:lang w:val="pt-BR"/>
              </w:rPr>
              <w:t>. 3. ed. São Paulo: Moderna, 2006.</w:t>
            </w:r>
          </w:p>
          <w:p w:rsidR="001B2101" w:rsidRPr="00A87E9E" w:rsidRDefault="001B2101" w:rsidP="00042E59">
            <w:pPr>
              <w:jc w:val="both"/>
              <w:rPr>
                <w:bCs/>
                <w:iCs/>
                <w:szCs w:val="22"/>
                <w:lang w:val="pt-BR"/>
              </w:rPr>
            </w:pPr>
            <w:r w:rsidRPr="00A87E9E">
              <w:rPr>
                <w:rFonts w:eastAsia="Times New Roman" w:cs="Times New Roman"/>
                <w:color w:val="000000"/>
                <w:kern w:val="0"/>
                <w:szCs w:val="22"/>
                <w:lang w:val="pt-BR" w:eastAsia="pt-BR" w:bidi="ar-SA"/>
              </w:rPr>
              <w:t xml:space="preserve">FREIRE, P. </w:t>
            </w:r>
            <w:r w:rsidRPr="00A87E9E">
              <w:rPr>
                <w:rFonts w:eastAsia="Times New Roman" w:cs="Times New Roman"/>
                <w:b/>
                <w:color w:val="000000"/>
                <w:kern w:val="0"/>
                <w:szCs w:val="22"/>
                <w:lang w:val="pt-BR" w:eastAsia="pt-BR" w:bidi="ar-SA"/>
              </w:rPr>
              <w:t>Pedagogia da Autonomia: saberes necessários à prática educativa</w:t>
            </w:r>
            <w:r w:rsidRPr="00A87E9E">
              <w:rPr>
                <w:rFonts w:eastAsia="Times New Roman" w:cs="Times New Roman"/>
                <w:i/>
                <w:color w:val="000000"/>
                <w:kern w:val="0"/>
                <w:szCs w:val="22"/>
                <w:lang w:val="pt-BR" w:eastAsia="pt-BR" w:bidi="ar-SA"/>
              </w:rPr>
              <w:t>.</w:t>
            </w:r>
            <w:r w:rsidRPr="00A87E9E">
              <w:rPr>
                <w:rFonts w:eastAsia="Times New Roman" w:cs="Times New Roman"/>
                <w:color w:val="000000"/>
                <w:kern w:val="0"/>
                <w:szCs w:val="22"/>
                <w:lang w:val="pt-BR" w:eastAsia="pt-BR" w:bidi="ar-SA"/>
              </w:rPr>
              <w:t xml:space="preserve"> São Paulo: Paz e Terra, 1996.</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color w:val="000000"/>
                <w:szCs w:val="20"/>
                <w:lang w:val="pt-BR"/>
              </w:rPr>
            </w:pPr>
            <w:r w:rsidRPr="00A87E9E">
              <w:rPr>
                <w:color w:val="000000"/>
                <w:szCs w:val="20"/>
                <w:lang w:val="pt-BR"/>
              </w:rPr>
              <w:t xml:space="preserve">ARANHA, M. L. de A. </w:t>
            </w:r>
            <w:r w:rsidRPr="00A87E9E">
              <w:rPr>
                <w:b/>
                <w:color w:val="000000"/>
                <w:szCs w:val="20"/>
                <w:lang w:val="pt-BR"/>
              </w:rPr>
              <w:t>Filosofia da Educação</w:t>
            </w:r>
            <w:r w:rsidRPr="00A87E9E">
              <w:rPr>
                <w:color w:val="000000"/>
                <w:szCs w:val="20"/>
                <w:lang w:val="pt-BR"/>
              </w:rPr>
              <w:t>. 3. ed. São Paulo: Moderna, 2006.</w:t>
            </w:r>
          </w:p>
          <w:p w:rsidR="001B2101" w:rsidRPr="00A87E9E" w:rsidRDefault="001B2101" w:rsidP="00042E59">
            <w:pPr>
              <w:widowControl/>
              <w:suppressAutoHyphens w:val="0"/>
              <w:autoSpaceDE w:val="0"/>
              <w:adjustRightInd w:val="0"/>
              <w:jc w:val="both"/>
              <w:textAlignment w:val="auto"/>
              <w:rPr>
                <w:lang w:val="pt-BR"/>
              </w:rPr>
            </w:pPr>
            <w:r w:rsidRPr="00A87E9E">
              <w:rPr>
                <w:lang w:val="pt-BR"/>
              </w:rPr>
              <w:t xml:space="preserve">BIANCHETTI, L.; FREIRE, I. M. </w:t>
            </w:r>
            <w:r w:rsidRPr="00A87E9E">
              <w:rPr>
                <w:b/>
                <w:lang w:val="pt-BR"/>
              </w:rPr>
              <w:t>Um olhar sobre a diferença : interação, trabalho e cidadania.</w:t>
            </w:r>
            <w:r w:rsidRPr="00A87E9E">
              <w:rPr>
                <w:lang w:val="pt-BR"/>
              </w:rPr>
              <w:t xml:space="preserve"> Campinas: Papirus, 1998.</w:t>
            </w:r>
          </w:p>
          <w:p w:rsidR="001B2101" w:rsidRPr="00A87E9E" w:rsidRDefault="001B2101" w:rsidP="00042E59">
            <w:pPr>
              <w:jc w:val="both"/>
              <w:rPr>
                <w:lang w:val="pt-BR"/>
              </w:rPr>
            </w:pPr>
            <w:r w:rsidRPr="00A87E9E">
              <w:rPr>
                <w:lang w:val="pt-BR"/>
              </w:rPr>
              <w:t xml:space="preserve">GILES, T. R. </w:t>
            </w:r>
            <w:r w:rsidRPr="00A87E9E">
              <w:rPr>
                <w:b/>
                <w:lang w:val="pt-BR"/>
              </w:rPr>
              <w:t>Filosofia da educação</w:t>
            </w:r>
            <w:r w:rsidRPr="00A87E9E">
              <w:rPr>
                <w:lang w:val="pt-BR"/>
              </w:rPr>
              <w:t>. 16. ed. São Paulo: EPU, 1983.</w:t>
            </w:r>
          </w:p>
          <w:p w:rsidR="001B2101" w:rsidRPr="00A87E9E" w:rsidRDefault="001B2101" w:rsidP="00042E59">
            <w:pPr>
              <w:jc w:val="both"/>
              <w:rPr>
                <w:bCs/>
                <w:iCs/>
                <w:szCs w:val="22"/>
                <w:lang w:val="pt-BR"/>
              </w:rPr>
            </w:pPr>
            <w:r w:rsidRPr="00A87E9E">
              <w:rPr>
                <w:szCs w:val="20"/>
                <w:lang w:val="pt-BR"/>
              </w:rPr>
              <w:t xml:space="preserve">GHIRALDELLI Jr., P. </w:t>
            </w:r>
            <w:r w:rsidRPr="00A87E9E">
              <w:rPr>
                <w:b/>
                <w:bCs/>
                <w:szCs w:val="20"/>
                <w:lang w:val="pt-BR"/>
              </w:rPr>
              <w:t>Filosofia da Educação.</w:t>
            </w:r>
            <w:r w:rsidRPr="00A87E9E">
              <w:rPr>
                <w:szCs w:val="20"/>
                <w:lang w:val="pt-BR"/>
              </w:rPr>
              <w:t xml:space="preserve"> São Paulo: Ática, 2007.</w:t>
            </w:r>
          </w:p>
          <w:p w:rsidR="001B2101" w:rsidRPr="00A87E9E" w:rsidRDefault="001B2101" w:rsidP="00042E59">
            <w:pPr>
              <w:jc w:val="both"/>
              <w:rPr>
                <w:rFonts w:cs="Times New Roman"/>
                <w:szCs w:val="20"/>
                <w:lang w:val="pt-BR"/>
              </w:rPr>
            </w:pPr>
            <w:r w:rsidRPr="00A87E9E">
              <w:rPr>
                <w:rFonts w:cs="Times New Roman"/>
                <w:szCs w:val="20"/>
                <w:lang w:val="pt-BR"/>
              </w:rPr>
              <w:t xml:space="preserve">SAVIANI, D. </w:t>
            </w:r>
            <w:r w:rsidRPr="00A87E9E">
              <w:rPr>
                <w:rFonts w:cs="Times New Roman"/>
                <w:b/>
                <w:bCs/>
                <w:szCs w:val="20"/>
                <w:lang w:val="pt-BR"/>
              </w:rPr>
              <w:t>Educação: do senso comum à consciência filosófica</w:t>
            </w:r>
            <w:r w:rsidRPr="00A87E9E">
              <w:rPr>
                <w:rFonts w:cs="Times New Roman"/>
                <w:szCs w:val="20"/>
                <w:lang w:val="pt-BR"/>
              </w:rPr>
              <w:t>. 18. ed. São Paulo: Autores Associados,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color w:val="000000"/>
                <w:lang w:val="pt-BR"/>
              </w:rPr>
            </w:pPr>
            <w:r w:rsidRPr="00A87E9E">
              <w:rPr>
                <w:rFonts w:cs="Times New Roman"/>
                <w:b/>
                <w:color w:val="000000"/>
                <w:lang w:val="pt-BR"/>
              </w:rPr>
              <w:t>Políticas Educacionais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autoSpaceDE w:val="0"/>
              <w:adjustRightInd w:val="0"/>
              <w:jc w:val="both"/>
              <w:rPr>
                <w:rFonts w:cs="Times New Roman"/>
                <w:lang w:val="pt-BR"/>
              </w:rPr>
            </w:pPr>
            <w:r w:rsidRPr="00A87E9E">
              <w:rPr>
                <w:rFonts w:cs="Times New Roman"/>
                <w:lang w:val="pt-BR"/>
              </w:rPr>
              <w:t xml:space="preserve">Estrutura didática do ensino fundamental e médio. Problemas do ensino fundamental e médio no Brasil. Financiamento da educação. O papel do educador na escola de ensino fundamental e médio. As políticas públicas para a educação no Estado de Minas Gerais.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jc w:val="both"/>
              <w:rPr>
                <w:rFonts w:cs="Times New Roman"/>
                <w:lang w:val="pt-BR"/>
              </w:rPr>
            </w:pPr>
            <w:r w:rsidRPr="002A34CE">
              <w:rPr>
                <w:rFonts w:cs="Times New Roman"/>
                <w:lang w:val="es-MX"/>
              </w:rPr>
              <w:t xml:space="preserve">LIBÂNIO, J. C et. al. </w:t>
            </w:r>
            <w:r w:rsidRPr="00A87E9E">
              <w:rPr>
                <w:rFonts w:cs="Times New Roman"/>
                <w:b/>
                <w:lang w:val="pt-BR"/>
              </w:rPr>
              <w:t>Educação Escolar: Políticas, Estrutura e Organização</w:t>
            </w:r>
            <w:r w:rsidRPr="00A87E9E">
              <w:rPr>
                <w:rFonts w:cs="Times New Roman"/>
                <w:lang w:val="pt-BR"/>
              </w:rPr>
              <w:t>. 6. ed. São Paulo: Ed. Cortez, 2007.</w:t>
            </w:r>
          </w:p>
          <w:p w:rsidR="001B2101" w:rsidRPr="00A87E9E" w:rsidRDefault="001B2101" w:rsidP="00042E59">
            <w:pPr>
              <w:pStyle w:val="Contedodetabela"/>
              <w:snapToGrid w:val="0"/>
              <w:jc w:val="both"/>
              <w:rPr>
                <w:lang w:val="pt-BR"/>
              </w:rPr>
            </w:pPr>
            <w:r w:rsidRPr="00A87E9E">
              <w:rPr>
                <w:lang w:val="pt-BR"/>
              </w:rPr>
              <w:t xml:space="preserve">SAVIANI, D. </w:t>
            </w:r>
            <w:r w:rsidRPr="00A87E9E">
              <w:rPr>
                <w:b/>
                <w:lang w:val="pt-BR"/>
              </w:rPr>
              <w:t>Da nova LDB ao FUNDEB</w:t>
            </w:r>
            <w:r w:rsidRPr="00A87E9E">
              <w:rPr>
                <w:lang w:val="pt-BR"/>
              </w:rPr>
              <w:t>. 3. ed. Campinas/SP: Autores Associados, 2008.</w:t>
            </w:r>
          </w:p>
          <w:p w:rsidR="001B2101" w:rsidRPr="00A87E9E" w:rsidRDefault="001B2101" w:rsidP="00042E59">
            <w:pPr>
              <w:pStyle w:val="Contedodetabela"/>
              <w:snapToGrid w:val="0"/>
              <w:jc w:val="both"/>
              <w:rPr>
                <w:lang w:val="pt-BR"/>
              </w:rPr>
            </w:pPr>
            <w:r w:rsidRPr="00A87E9E">
              <w:rPr>
                <w:rFonts w:eastAsia="Times New Roman"/>
                <w:color w:val="000000"/>
                <w:shd w:val="clear" w:color="auto" w:fill="FFFFFF"/>
                <w:lang w:val="pt-BR" w:eastAsia="pt-BR"/>
              </w:rPr>
              <w:t xml:space="preserve">BRASIL/MEC. </w:t>
            </w:r>
            <w:r w:rsidRPr="00A87E9E">
              <w:rPr>
                <w:rFonts w:eastAsia="Times New Roman"/>
                <w:b/>
                <w:color w:val="000000"/>
                <w:shd w:val="clear" w:color="auto" w:fill="FFFFFF"/>
                <w:lang w:val="pt-BR" w:eastAsia="pt-BR"/>
              </w:rPr>
              <w:t>Políticas públicas educacionais</w:t>
            </w:r>
            <w:r w:rsidRPr="00A87E9E">
              <w:rPr>
                <w:rFonts w:eastAsia="Times New Roman"/>
                <w:color w:val="000000"/>
                <w:shd w:val="clear" w:color="auto" w:fill="FFFFFF"/>
                <w:lang w:val="pt-BR" w:eastAsia="pt-BR"/>
              </w:rPr>
              <w:t>. 2. ed. Campinas, SP: Alínea,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lang w:val="pt-BR"/>
              </w:rPr>
            </w:pPr>
            <w:r w:rsidRPr="00A87E9E">
              <w:rPr>
                <w:rFonts w:cs="Times New Roman"/>
                <w:lang w:val="pt-BR"/>
              </w:rPr>
              <w:t xml:space="preserve">BRASIL/MEC. </w:t>
            </w:r>
            <w:r w:rsidRPr="00A87E9E">
              <w:rPr>
                <w:rFonts w:cs="Times New Roman"/>
                <w:b/>
                <w:lang w:val="pt-BR"/>
              </w:rPr>
              <w:t>O Programa Diversidade na Universidade e a Construção de uma Política Educacional Anti-Racista</w:t>
            </w:r>
            <w:r w:rsidRPr="00A87E9E">
              <w:rPr>
                <w:rFonts w:cs="Times New Roman"/>
                <w:lang w:val="pt-BR"/>
              </w:rPr>
              <w:t>. 1ª.ed. Brasília: Bid, 2007.</w:t>
            </w:r>
          </w:p>
          <w:p w:rsidR="001B2101" w:rsidRPr="00A87E9E" w:rsidRDefault="001B2101" w:rsidP="00042E59">
            <w:pPr>
              <w:jc w:val="both"/>
              <w:rPr>
                <w:rFonts w:cs="Times New Roman"/>
                <w:lang w:val="pt-BR"/>
              </w:rPr>
            </w:pPr>
            <w:r w:rsidRPr="00A87E9E">
              <w:rPr>
                <w:rFonts w:cs="Times New Roman"/>
                <w:lang w:val="pt-BR"/>
              </w:rPr>
              <w:t xml:space="preserve">BRASIL/MEC. </w:t>
            </w:r>
            <w:r w:rsidRPr="00A87E9E">
              <w:rPr>
                <w:rFonts w:cs="Times New Roman"/>
                <w:b/>
                <w:lang w:val="pt-BR"/>
              </w:rPr>
              <w:t>Políticas educacionais e práticas pedagógicas: para além da mercadorização do conhecimento</w:t>
            </w:r>
            <w:r w:rsidRPr="00A87E9E">
              <w:rPr>
                <w:rFonts w:cs="Times New Roman"/>
                <w:lang w:val="pt-BR"/>
              </w:rPr>
              <w:t>. 2ª ed. Campinas: Alínea, 2010.</w:t>
            </w:r>
          </w:p>
          <w:p w:rsidR="001B2101" w:rsidRPr="00A87E9E" w:rsidRDefault="001B2101" w:rsidP="00042E59">
            <w:pPr>
              <w:jc w:val="both"/>
              <w:rPr>
                <w:rFonts w:cs="Times New Roman"/>
                <w:lang w:val="pt-BR"/>
              </w:rPr>
            </w:pPr>
            <w:r w:rsidRPr="00A87E9E">
              <w:rPr>
                <w:rFonts w:cs="Times New Roman"/>
                <w:lang w:val="pt-BR"/>
              </w:rPr>
              <w:t xml:space="preserve">DELGADO, V. M. S. </w:t>
            </w:r>
            <w:r w:rsidRPr="00A87E9E">
              <w:rPr>
                <w:rFonts w:cs="Times New Roman"/>
                <w:b/>
                <w:lang w:val="pt-BR"/>
              </w:rPr>
              <w:t>Eficiência das Escolas Públicas de Minas Gerais: considerações acerca da qualidade a partir da análise dos dados do Sica e do Simave</w:t>
            </w:r>
            <w:r w:rsidRPr="00A87E9E">
              <w:rPr>
                <w:rFonts w:cs="Times New Roman"/>
                <w:lang w:val="pt-BR"/>
              </w:rPr>
              <w:t>. Rio de Janeiro: BNDES, 2008.</w:t>
            </w:r>
          </w:p>
          <w:p w:rsidR="001B2101" w:rsidRPr="00A87E9E" w:rsidRDefault="001B2101" w:rsidP="00042E59">
            <w:pPr>
              <w:jc w:val="both"/>
              <w:rPr>
                <w:rFonts w:cs="Times New Roman"/>
                <w:lang w:val="pt-BR"/>
              </w:rPr>
            </w:pPr>
            <w:r w:rsidRPr="00A87E9E">
              <w:rPr>
                <w:rFonts w:cs="Times New Roman"/>
                <w:lang w:val="pt-BR"/>
              </w:rPr>
              <w:t xml:space="preserve">DOURADO, L. F; OLIVEIRA, D. Andrade. </w:t>
            </w:r>
            <w:r w:rsidRPr="00A87E9E">
              <w:rPr>
                <w:rFonts w:cs="Times New Roman"/>
                <w:b/>
                <w:lang w:val="pt-BR"/>
              </w:rPr>
              <w:t>Politicas e gestão da Educação no Brasil: novos marcos regulatórios</w:t>
            </w:r>
            <w:r w:rsidRPr="00A87E9E">
              <w:rPr>
                <w:rFonts w:cs="Times New Roman"/>
                <w:lang w:val="pt-BR"/>
              </w:rPr>
              <w:t>. São Paulo: Xamã, 2009.</w:t>
            </w:r>
          </w:p>
          <w:p w:rsidR="001B2101" w:rsidRPr="00A87E9E" w:rsidRDefault="001B2101" w:rsidP="00042E59">
            <w:pPr>
              <w:jc w:val="both"/>
              <w:rPr>
                <w:rFonts w:cs="Times New Roman"/>
                <w:lang w:val="pt-BR"/>
              </w:rPr>
            </w:pPr>
            <w:r w:rsidRPr="00A87E9E">
              <w:rPr>
                <w:rFonts w:cs="Times New Roman"/>
                <w:lang w:val="pt-BR"/>
              </w:rPr>
              <w:t xml:space="preserve">CUNHA, L. A. C. </w:t>
            </w:r>
            <w:r w:rsidRPr="00A87E9E">
              <w:rPr>
                <w:rFonts w:cs="Times New Roman"/>
                <w:b/>
                <w:lang w:val="pt-BR"/>
              </w:rPr>
              <w:t>Nova reforma do ensino superior: a lógica reconstruída</w:t>
            </w:r>
            <w:r w:rsidRPr="00A87E9E">
              <w:rPr>
                <w:rFonts w:cs="Times New Roman"/>
                <w:lang w:val="pt-BR"/>
              </w:rPr>
              <w:t>. Cadernos de Pesquisa, n.º 101. São Paulo, 1997.</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br w:type="page"/>
            </w:r>
            <w:r w:rsidRPr="00A87E9E">
              <w:rPr>
                <w:rFonts w:cs="Times New Roman"/>
                <w:b/>
                <w:lang w:val="pt-BR" w:eastAsia="pt-BR" w:bidi="ar-SA"/>
              </w:rPr>
              <w:t>Disciplina</w:t>
            </w:r>
          </w:p>
        </w:tc>
        <w:tc>
          <w:tcPr>
            <w:tcW w:w="7512" w:type="dxa"/>
            <w:shd w:val="clear" w:color="auto" w:fill="BFBFBF"/>
          </w:tcPr>
          <w:p w:rsidR="001B2101" w:rsidRPr="00A87E9E" w:rsidRDefault="001B2101" w:rsidP="00042E59">
            <w:pPr>
              <w:jc w:val="both"/>
              <w:rPr>
                <w:rFonts w:cs="Times New Roman"/>
                <w:b/>
                <w:color w:val="000000"/>
                <w:lang w:val="pt-BR"/>
              </w:rPr>
            </w:pPr>
            <w:r w:rsidRPr="00A87E9E">
              <w:rPr>
                <w:rFonts w:cs="Times New Roman"/>
                <w:b/>
                <w:color w:val="000000"/>
                <w:lang w:val="pt-BR"/>
              </w:rPr>
              <w:t>Algoritmos Estruturados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autoSpaceDE w:val="0"/>
              <w:adjustRightInd w:val="0"/>
              <w:jc w:val="both"/>
              <w:rPr>
                <w:rFonts w:cs="Times New Roman"/>
                <w:color w:val="000000"/>
                <w:lang w:val="pt-BR"/>
              </w:rPr>
            </w:pPr>
            <w:r w:rsidRPr="00A87E9E">
              <w:rPr>
                <w:rFonts w:eastAsia="SimSun" w:cs="Times New Roman"/>
                <w:color w:val="000000"/>
                <w:lang w:val="pt-BR"/>
              </w:rPr>
              <w:t>Introdução a Lógica de programação. Instruções e ou comandos básicos para desenvolvimento de Algoritmos. Estruturas de decisão. Estruturas de Repetição. Scratch.</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BF1A4C" w:rsidRDefault="001B2101" w:rsidP="00042E59">
            <w:pPr>
              <w:pStyle w:val="Corpodetexto"/>
              <w:spacing w:after="0"/>
              <w:jc w:val="both"/>
              <w:rPr>
                <w:color w:val="000000"/>
                <w:lang w:val="pt-BR" w:eastAsia="pt-BR"/>
              </w:rPr>
            </w:pPr>
            <w:r w:rsidRPr="00BF1A4C">
              <w:rPr>
                <w:color w:val="000000"/>
                <w:lang w:val="pt-BR" w:eastAsia="pt-BR"/>
              </w:rPr>
              <w:t>FARRER, H. et al.</w:t>
            </w:r>
            <w:r w:rsidRPr="00BF1A4C">
              <w:rPr>
                <w:b/>
                <w:color w:val="000000"/>
                <w:lang w:val="pt-BR" w:eastAsia="pt-BR"/>
              </w:rPr>
              <w:t xml:space="preserve"> Programação estruturada de computadores : algoritmos estruturados</w:t>
            </w:r>
            <w:r w:rsidRPr="00BF1A4C">
              <w:rPr>
                <w:i/>
                <w:color w:val="000000"/>
                <w:lang w:val="pt-BR" w:eastAsia="pt-BR"/>
              </w:rPr>
              <w:t>.</w:t>
            </w:r>
            <w:r w:rsidRPr="00BF1A4C">
              <w:rPr>
                <w:color w:val="000000"/>
                <w:lang w:val="pt-BR" w:eastAsia="pt-BR"/>
              </w:rPr>
              <w:t xml:space="preserve"> 3. ed. Rio de Janeiro: LTC,  2011.</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ASCENCIO, A. F. G.; CAMPOS, E. A. V. </w:t>
            </w:r>
            <w:r w:rsidRPr="00A87E9E">
              <w:rPr>
                <w:rFonts w:cs="Times New Roman"/>
                <w:b/>
                <w:color w:val="000000"/>
                <w:kern w:val="0"/>
                <w:szCs w:val="22"/>
                <w:lang w:val="pt-BR" w:eastAsia="pt-BR" w:bidi="ar-SA"/>
              </w:rPr>
              <w:t>Fundamentos da programa</w:t>
            </w:r>
            <w:r w:rsidRPr="00A87E9E">
              <w:rPr>
                <w:rFonts w:cs="Times New Roman"/>
                <w:b/>
                <w:color w:val="000000"/>
                <w:kern w:val="0"/>
                <w:szCs w:val="22"/>
                <w:lang w:val="pt-BR" w:eastAsia="pt-BR" w:bidi="ar-SA"/>
              </w:rPr>
              <w:lastRenderedPageBreak/>
              <w:t>ção de computadores</w:t>
            </w:r>
            <w:r w:rsidRPr="00A87E9E">
              <w:rPr>
                <w:color w:val="000000"/>
                <w:lang w:val="pt-BR"/>
              </w:rPr>
              <w:t xml:space="preserve">: </w:t>
            </w:r>
            <w:r w:rsidRPr="00A87E9E">
              <w:rPr>
                <w:b/>
                <w:color w:val="000000"/>
                <w:lang w:val="pt-BR"/>
              </w:rPr>
              <w:t>algoritmos, pascal, C/C++ e Java.</w:t>
            </w:r>
            <w:r w:rsidRPr="00A87E9E">
              <w:rPr>
                <w:color w:val="000000"/>
                <w:lang w:val="pt-BR"/>
              </w:rPr>
              <w:t> </w:t>
            </w:r>
            <w:r w:rsidRPr="00A87E9E">
              <w:rPr>
                <w:rFonts w:cs="Times New Roman"/>
                <w:color w:val="000000"/>
                <w:kern w:val="0"/>
                <w:szCs w:val="22"/>
                <w:lang w:val="pt-BR" w:eastAsia="pt-BR" w:bidi="ar-SA"/>
              </w:rPr>
              <w:t xml:space="preserve"> 2. ed. São Paulo: Pearson Prentice Hall, 2007.</w:t>
            </w:r>
          </w:p>
          <w:p w:rsidR="001B2101" w:rsidRPr="00A87E9E" w:rsidRDefault="001B2101" w:rsidP="00042E59">
            <w:pPr>
              <w:widowControl/>
              <w:suppressAutoHyphens w:val="0"/>
              <w:autoSpaceDN/>
              <w:jc w:val="both"/>
              <w:textAlignment w:val="auto"/>
              <w:rPr>
                <w:rFonts w:eastAsia="Times New Roman" w:cs="Times New Roman"/>
                <w:color w:val="000000"/>
                <w:kern w:val="0"/>
                <w:lang w:val="pt-BR" w:eastAsia="pt-BR" w:bidi="ar-SA"/>
              </w:rPr>
            </w:pPr>
            <w:r w:rsidRPr="00A87E9E">
              <w:rPr>
                <w:rFonts w:eastAsia="Times New Roman" w:cs="Times New Roman"/>
                <w:color w:val="000000"/>
                <w:kern w:val="0"/>
                <w:lang w:val="pt-BR" w:eastAsia="pt-BR" w:bidi="ar-SA"/>
              </w:rPr>
              <w:t xml:space="preserve">FEOFILOFF, P. </w:t>
            </w:r>
            <w:r w:rsidRPr="00A87E9E">
              <w:rPr>
                <w:rFonts w:eastAsia="Times New Roman" w:cs="Times New Roman"/>
                <w:b/>
                <w:color w:val="000000"/>
                <w:kern w:val="0"/>
                <w:lang w:val="pt-BR" w:eastAsia="pt-BR" w:bidi="ar-SA"/>
              </w:rPr>
              <w:t>Algoritmos em Linguagem C</w:t>
            </w:r>
            <w:r w:rsidRPr="00A87E9E">
              <w:rPr>
                <w:rFonts w:eastAsia="Times New Roman" w:cs="Times New Roman"/>
                <w:i/>
                <w:color w:val="000000"/>
                <w:kern w:val="0"/>
                <w:lang w:val="pt-BR" w:eastAsia="pt-BR" w:bidi="ar-SA"/>
              </w:rPr>
              <w:t xml:space="preserve">. </w:t>
            </w:r>
            <w:r w:rsidRPr="00A87E9E">
              <w:rPr>
                <w:rFonts w:eastAsia="Times New Roman" w:cs="Times New Roman"/>
                <w:color w:val="000000"/>
                <w:kern w:val="0"/>
                <w:lang w:val="pt-BR" w:eastAsia="pt-BR" w:bidi="ar-SA"/>
              </w:rPr>
              <w:t>Rio de Janeiro: Câmpus, 2009.</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lastRenderedPageBreak/>
              <w:t>Bibliografia complementar</w:t>
            </w:r>
          </w:p>
        </w:tc>
        <w:tc>
          <w:tcPr>
            <w:tcW w:w="7512" w:type="dxa"/>
            <w:tcBorders>
              <w:bottom w:val="single" w:sz="4" w:space="0" w:color="auto"/>
            </w:tcBorders>
          </w:tcPr>
          <w:p w:rsidR="001B2101" w:rsidRPr="00A87E9E" w:rsidRDefault="001B2101" w:rsidP="00042E59">
            <w:pPr>
              <w:widowControl/>
              <w:suppressAutoHyphens w:val="0"/>
              <w:autoSpaceDN/>
              <w:jc w:val="both"/>
              <w:textAlignment w:val="auto"/>
              <w:rPr>
                <w:rFonts w:eastAsia="Times New Roman" w:cs="Times New Roman"/>
                <w:color w:val="000000"/>
                <w:kern w:val="0"/>
                <w:lang w:val="pt-BR" w:eastAsia="pt-BR" w:bidi="ar-SA"/>
              </w:rPr>
            </w:pPr>
            <w:r w:rsidRPr="00A87E9E">
              <w:rPr>
                <w:rFonts w:eastAsia="Times New Roman" w:cs="Times New Roman"/>
                <w:color w:val="000000"/>
                <w:kern w:val="0"/>
                <w:lang w:val="en-US" w:eastAsia="pt-BR" w:bidi="ar-SA"/>
              </w:rPr>
              <w:t>CORMEN, T. H.; LEISERSON, C. E.; RIVEST, R. L</w:t>
            </w:r>
            <w:r w:rsidRPr="00A87E9E">
              <w:rPr>
                <w:rFonts w:eastAsia="Times New Roman" w:cs="Times New Roman"/>
                <w:i/>
                <w:color w:val="000000"/>
                <w:kern w:val="0"/>
                <w:lang w:val="en-US" w:eastAsia="pt-BR" w:bidi="ar-SA"/>
              </w:rPr>
              <w:t xml:space="preserve">.  </w:t>
            </w:r>
            <w:r w:rsidRPr="00A87E9E">
              <w:rPr>
                <w:rFonts w:eastAsia="Times New Roman" w:cs="Times New Roman"/>
                <w:b/>
                <w:color w:val="000000"/>
                <w:kern w:val="0"/>
                <w:lang w:val="pt-BR" w:eastAsia="pt-BR" w:bidi="ar-SA"/>
              </w:rPr>
              <w:t>Algoritmos – Teoria e Prática</w:t>
            </w:r>
            <w:r w:rsidRPr="00A87E9E">
              <w:rPr>
                <w:rFonts w:eastAsia="Times New Roman" w:cs="Times New Roman"/>
                <w:color w:val="000000"/>
                <w:kern w:val="0"/>
                <w:lang w:val="pt-BR" w:eastAsia="pt-BR" w:bidi="ar-SA"/>
              </w:rPr>
              <w:t>. Tradução da 2ª edição americana. Rio de Janeiro: Editora Câmpus, 2002.</w:t>
            </w:r>
          </w:p>
          <w:p w:rsidR="001B2101" w:rsidRPr="00A87E9E" w:rsidRDefault="001B2101" w:rsidP="00042E59">
            <w:pPr>
              <w:widowControl/>
              <w:suppressAutoHyphens w:val="0"/>
              <w:autoSpaceDN/>
              <w:jc w:val="both"/>
              <w:textAlignment w:val="auto"/>
              <w:rPr>
                <w:rFonts w:eastAsia="Times New Roman" w:cs="Times New Roman"/>
                <w:color w:val="000000"/>
                <w:kern w:val="0"/>
                <w:lang w:val="pt-BR" w:eastAsia="pt-BR" w:bidi="ar-SA"/>
              </w:rPr>
            </w:pPr>
            <w:r w:rsidRPr="00A87E9E">
              <w:rPr>
                <w:rFonts w:eastAsia="Times New Roman" w:cs="Times New Roman"/>
                <w:color w:val="000000"/>
                <w:kern w:val="0"/>
                <w:lang w:val="pt-BR" w:eastAsia="pt-BR" w:bidi="ar-SA"/>
              </w:rPr>
              <w:t xml:space="preserve">GUIMARÃES, A. M. </w:t>
            </w:r>
            <w:r w:rsidRPr="00A87E9E">
              <w:rPr>
                <w:rFonts w:eastAsia="Times New Roman" w:cs="Times New Roman"/>
                <w:b/>
                <w:color w:val="000000"/>
                <w:kern w:val="0"/>
                <w:lang w:val="pt-BR" w:eastAsia="pt-BR" w:bidi="ar-SA"/>
              </w:rPr>
              <w:t>Algoritmos e estruturas de dados</w:t>
            </w:r>
            <w:r w:rsidRPr="00A87E9E">
              <w:rPr>
                <w:rFonts w:eastAsia="Times New Roman" w:cs="Times New Roman"/>
                <w:color w:val="000000"/>
                <w:kern w:val="0"/>
                <w:lang w:val="pt-BR" w:eastAsia="pt-BR" w:bidi="ar-SA"/>
              </w:rPr>
              <w:t>. Rio de Janeiro: LTC, 2011.</w:t>
            </w:r>
          </w:p>
          <w:p w:rsidR="001B2101" w:rsidRPr="00A87E9E" w:rsidRDefault="001B2101" w:rsidP="00042E59">
            <w:pPr>
              <w:widowControl/>
              <w:suppressAutoHyphens w:val="0"/>
              <w:autoSpaceDE w:val="0"/>
              <w:adjustRightInd w:val="0"/>
              <w:jc w:val="both"/>
              <w:textAlignment w:val="auto"/>
              <w:rPr>
                <w:lang w:val="pt-BR"/>
              </w:rPr>
            </w:pPr>
            <w:r w:rsidRPr="00A87E9E">
              <w:rPr>
                <w:rFonts w:cs="Times New Roman"/>
                <w:kern w:val="0"/>
                <w:szCs w:val="22"/>
                <w:lang w:val="pt-BR" w:eastAsia="pt-BR" w:bidi="ar-SA"/>
              </w:rPr>
              <w:t xml:space="preserve">PEREIRA, S. L. </w:t>
            </w:r>
            <w:r w:rsidRPr="00A87E9E">
              <w:rPr>
                <w:rFonts w:cs="Times New Roman"/>
                <w:b/>
                <w:kern w:val="0"/>
                <w:szCs w:val="22"/>
                <w:lang w:val="pt-BR" w:eastAsia="pt-BR" w:bidi="ar-SA"/>
              </w:rPr>
              <w:t>Algoritmos e lógica de programação em C</w:t>
            </w:r>
            <w:r w:rsidRPr="00A87E9E">
              <w:rPr>
                <w:rFonts w:cs="Times New Roman"/>
                <w:i/>
                <w:kern w:val="0"/>
                <w:szCs w:val="22"/>
                <w:lang w:val="pt-BR" w:eastAsia="pt-BR" w:bidi="ar-SA"/>
              </w:rPr>
              <w:t>.</w:t>
            </w:r>
            <w:r w:rsidRPr="00A87E9E">
              <w:rPr>
                <w:lang w:val="pt-BR"/>
              </w:rPr>
              <w:t xml:space="preserve"> Erica, 2010.</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BENEDUZZI, H. M. </w:t>
            </w:r>
            <w:r w:rsidRPr="00A87E9E">
              <w:rPr>
                <w:rFonts w:cs="Times New Roman"/>
                <w:b/>
                <w:color w:val="000000"/>
                <w:kern w:val="0"/>
                <w:szCs w:val="22"/>
                <w:lang w:val="pt-BR" w:eastAsia="pt-BR" w:bidi="ar-SA"/>
              </w:rPr>
              <w:t xml:space="preserve">Lógica e linguagem de programação. </w:t>
            </w:r>
            <w:r w:rsidRPr="00A87E9E">
              <w:rPr>
                <w:rFonts w:cs="Times New Roman"/>
                <w:color w:val="000000"/>
                <w:kern w:val="0"/>
                <w:szCs w:val="22"/>
                <w:lang w:val="pt-BR" w:eastAsia="pt-BR" w:bidi="ar-SA"/>
              </w:rPr>
              <w:t>Curitiba: Editora do Livro, 2010.</w:t>
            </w:r>
          </w:p>
          <w:p w:rsidR="001B2101" w:rsidRPr="00A87E9E" w:rsidRDefault="001B2101" w:rsidP="00042E59">
            <w:pPr>
              <w:widowControl/>
              <w:suppressAutoHyphens w:val="0"/>
              <w:autoSpaceDN/>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ZIVIANI, N. </w:t>
            </w:r>
            <w:r w:rsidRPr="00A87E9E">
              <w:rPr>
                <w:rFonts w:eastAsia="Times New Roman" w:cs="Times New Roman"/>
                <w:b/>
                <w:kern w:val="0"/>
                <w:lang w:val="pt-BR" w:eastAsia="pt-BR" w:bidi="ar-SA"/>
              </w:rPr>
              <w:t>Projeto e Algoritmos com implementações em Java e C++</w:t>
            </w:r>
            <w:r w:rsidRPr="00A87E9E">
              <w:rPr>
                <w:rFonts w:eastAsia="Times New Roman" w:cs="Times New Roman"/>
                <w:kern w:val="0"/>
                <w:lang w:val="pt-BR" w:eastAsia="pt-BR" w:bidi="ar-SA"/>
              </w:rPr>
              <w:t>. São Paulo: Thomson, 2007.</w:t>
            </w:r>
          </w:p>
          <w:p w:rsidR="001B2101" w:rsidRPr="00BF1A4C" w:rsidRDefault="001B2101" w:rsidP="00042E59">
            <w:pPr>
              <w:pStyle w:val="Corpodetexto"/>
              <w:snapToGrid w:val="0"/>
              <w:spacing w:after="0"/>
              <w:jc w:val="both"/>
              <w:rPr>
                <w:color w:val="00B050"/>
                <w:lang w:val="pt-BR" w:eastAsia="pt-BR"/>
              </w:rPr>
            </w:pPr>
            <w:r w:rsidRPr="00BF1A4C">
              <w:rPr>
                <w:lang w:val="pt-BR" w:eastAsia="pt-BR"/>
              </w:rPr>
              <w:t xml:space="preserve">SILVA, O. Q. da. </w:t>
            </w:r>
            <w:r w:rsidRPr="00BF1A4C">
              <w:rPr>
                <w:b/>
                <w:lang w:val="pt-BR" w:eastAsia="pt-BR"/>
              </w:rPr>
              <w:t>Estrutura de Dados e Algoritmos utilizando C</w:t>
            </w:r>
            <w:r w:rsidRPr="00BF1A4C">
              <w:rPr>
                <w:lang w:val="pt-BR" w:eastAsia="pt-BR"/>
              </w:rPr>
              <w:t>. Ciência Moderna, 2007.</w:t>
            </w:r>
          </w:p>
        </w:tc>
      </w:tr>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Prática como componente curricular II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tcPr>
          <w:p w:rsidR="001B2101" w:rsidRPr="00A87E9E" w:rsidRDefault="001B2101" w:rsidP="00042E59">
            <w:pPr>
              <w:jc w:val="both"/>
              <w:rPr>
                <w:rStyle w:val="s15verdanaboldcinza"/>
                <w:lang w:val="pt-BR"/>
              </w:rPr>
            </w:pPr>
            <w:r w:rsidRPr="00A87E9E">
              <w:rPr>
                <w:lang w:val="pt-BR"/>
              </w:rPr>
              <w:t>O foco é o professor e a gestão escolar. Visa discutir e analisar a formação dos professores  e o conhecimento da  organização do trabalho pedagógico .</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Borders>
              <w:bottom w:val="single" w:sz="4" w:space="0" w:color="auto"/>
            </w:tcBorders>
          </w:tcPr>
          <w:p w:rsidR="001B2101" w:rsidRPr="00A87E9E" w:rsidRDefault="001B2101" w:rsidP="00042E59">
            <w:pPr>
              <w:pStyle w:val="referencia"/>
              <w:spacing w:before="0" w:after="0"/>
              <w:ind w:firstLine="0"/>
            </w:pPr>
            <w:r w:rsidRPr="00A87E9E">
              <w:t xml:space="preserve">GAMBOA, M. C. </w:t>
            </w:r>
            <w:r w:rsidRPr="00A87E9E">
              <w:rPr>
                <w:b/>
              </w:rPr>
              <w:t>Prática de ensino</w:t>
            </w:r>
            <w:r w:rsidRPr="00A87E9E">
              <w:t>. Alagoas: EDUFAL, 2011.</w:t>
            </w:r>
          </w:p>
          <w:p w:rsidR="001B2101" w:rsidRPr="00A87E9E" w:rsidRDefault="001B2101" w:rsidP="00042E59">
            <w:pPr>
              <w:jc w:val="both"/>
              <w:rPr>
                <w:rStyle w:val="s15verdanaboldcinza"/>
                <w:lang w:val="pt-BR"/>
              </w:rPr>
            </w:pPr>
            <w:r w:rsidRPr="00A87E9E">
              <w:rPr>
                <w:rStyle w:val="s15verdanaboldcinza"/>
                <w:lang w:val="pt-BR"/>
              </w:rPr>
              <w:t xml:space="preserve">TEIXEIRA, Adla Betsaida Martins. </w:t>
            </w:r>
            <w:r w:rsidRPr="00A87E9E">
              <w:rPr>
                <w:rStyle w:val="s15verdanaboldcinza"/>
                <w:b/>
                <w:lang w:val="pt-BR"/>
              </w:rPr>
              <w:t>Temas atuais em didática</w:t>
            </w:r>
            <w:r w:rsidRPr="00A87E9E">
              <w:rPr>
                <w:rStyle w:val="s15verdanaboldcinza"/>
                <w:lang w:val="pt-BR"/>
              </w:rPr>
              <w:t>. Belo Horizonte: UFMG, 2010.</w:t>
            </w:r>
          </w:p>
          <w:p w:rsidR="001B2101" w:rsidRPr="00A87E9E" w:rsidRDefault="001B2101" w:rsidP="00042E59">
            <w:pPr>
              <w:jc w:val="both"/>
              <w:rPr>
                <w:rStyle w:val="s15verdanaboldcinza"/>
                <w:lang w:val="pt-BR"/>
              </w:rPr>
            </w:pPr>
            <w:r w:rsidRPr="00A87E9E">
              <w:rPr>
                <w:rStyle w:val="s15verdanaboldcinza"/>
                <w:lang w:val="pt-BR"/>
              </w:rPr>
              <w:t xml:space="preserve">TIBEAU, C. C. P. M. </w:t>
            </w:r>
            <w:r w:rsidRPr="00A87E9E">
              <w:rPr>
                <w:rStyle w:val="s15verdanaboldcinza"/>
                <w:b/>
                <w:lang w:val="pt-BR"/>
              </w:rPr>
              <w:t>Didática com criatividade</w:t>
            </w:r>
            <w:r w:rsidRPr="00A87E9E">
              <w:rPr>
                <w:rStyle w:val="s15verdanaboldcinza"/>
                <w:lang w:val="pt-BR"/>
              </w:rPr>
              <w:t>. São Paulo: Icone,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kern w:val="0"/>
                <w:lang w:val="pt-BR" w:eastAsia="pt-BR" w:bidi="ar-SA"/>
              </w:rPr>
            </w:pPr>
            <w:r w:rsidRPr="00A87E9E">
              <w:rPr>
                <w:rFonts w:cs="Times New Roman"/>
                <w:kern w:val="0"/>
                <w:lang w:val="pt-BR" w:eastAsia="pt-BR" w:bidi="ar-SA"/>
              </w:rPr>
              <w:t xml:space="preserve">AYRES, Antônio Tadeu. </w:t>
            </w:r>
            <w:r w:rsidRPr="00A87E9E">
              <w:rPr>
                <w:rFonts w:cs="Times New Roman"/>
                <w:b/>
                <w:kern w:val="0"/>
                <w:lang w:val="pt-BR" w:eastAsia="pt-BR" w:bidi="ar-SA"/>
              </w:rPr>
              <w:t>Prática pedagógica competente: ampliando os saberes do professor</w:t>
            </w:r>
            <w:r w:rsidRPr="00A87E9E">
              <w:rPr>
                <w:rFonts w:cs="Times New Roman"/>
                <w:kern w:val="0"/>
                <w:lang w:val="pt-BR" w:eastAsia="pt-BR" w:bidi="ar-SA"/>
              </w:rPr>
              <w:t>. Petrópolis, Rio de Janeiro: Vozes, 2004.</w:t>
            </w:r>
          </w:p>
          <w:p w:rsidR="001B2101" w:rsidRPr="00A87E9E" w:rsidRDefault="001B2101" w:rsidP="00042E59">
            <w:pPr>
              <w:jc w:val="both"/>
              <w:rPr>
                <w:rStyle w:val="s15verdanaboldcinza"/>
                <w:lang w:val="pt-BR"/>
              </w:rPr>
            </w:pPr>
            <w:r w:rsidRPr="00A87E9E">
              <w:rPr>
                <w:rStyle w:val="s15verdanaboldcinza"/>
                <w:lang w:val="pt-BR"/>
              </w:rPr>
              <w:t xml:space="preserve">CAMPOS, C. de M. </w:t>
            </w:r>
            <w:r w:rsidRPr="00A87E9E">
              <w:rPr>
                <w:rStyle w:val="s15verdanaboldcinza"/>
                <w:b/>
                <w:lang w:val="pt-BR"/>
              </w:rPr>
              <w:t>Saberes docentes e autonomia de professores</w:t>
            </w:r>
            <w:r w:rsidRPr="00A87E9E">
              <w:rPr>
                <w:rStyle w:val="s15verdanaboldcinza"/>
                <w:lang w:val="pt-BR"/>
              </w:rPr>
              <w:t>. Rio de Janeiro: Vozes, 2007.</w:t>
            </w:r>
          </w:p>
          <w:p w:rsidR="001B2101" w:rsidRPr="00A87E9E" w:rsidRDefault="001B2101" w:rsidP="00042E59">
            <w:pPr>
              <w:jc w:val="both"/>
              <w:rPr>
                <w:rStyle w:val="s15verdanaboldcinza"/>
                <w:lang w:val="pt-BR"/>
              </w:rPr>
            </w:pPr>
            <w:r w:rsidRPr="00A87E9E">
              <w:rPr>
                <w:rStyle w:val="s15verdanaboldcinza"/>
                <w:lang w:val="pt-BR"/>
              </w:rPr>
              <w:t xml:space="preserve">GUIMARÃES, V. S. </w:t>
            </w:r>
            <w:r w:rsidRPr="00A87E9E">
              <w:rPr>
                <w:rStyle w:val="s15verdanaboldcinza"/>
                <w:b/>
                <w:lang w:val="pt-BR"/>
              </w:rPr>
              <w:t>Formação de Professores: saberes, identidade e profissão</w:t>
            </w:r>
            <w:r w:rsidRPr="00A87E9E">
              <w:rPr>
                <w:rStyle w:val="s15verdanaboldcinza"/>
                <w:lang w:val="pt-BR"/>
              </w:rPr>
              <w:t>. Campinas: Papirus, 2004.</w:t>
            </w:r>
          </w:p>
          <w:p w:rsidR="001B2101" w:rsidRPr="00A87E9E" w:rsidRDefault="001B2101" w:rsidP="00042E59">
            <w:pPr>
              <w:jc w:val="both"/>
              <w:rPr>
                <w:rStyle w:val="s15verdanaboldcinza"/>
                <w:lang w:val="pt-BR"/>
              </w:rPr>
            </w:pPr>
            <w:r w:rsidRPr="00A87E9E">
              <w:rPr>
                <w:rStyle w:val="s15verdanaboldcinza"/>
                <w:lang w:val="pt-BR"/>
              </w:rPr>
              <w:t xml:space="preserve">IMBERSON, F. </w:t>
            </w:r>
            <w:r w:rsidRPr="00A87E9E">
              <w:rPr>
                <w:rStyle w:val="s15verdanaboldcinza"/>
                <w:b/>
                <w:lang w:val="pt-BR"/>
              </w:rPr>
              <w:t>Formação continuada de professores</w:t>
            </w:r>
            <w:r w:rsidRPr="00A87E9E">
              <w:rPr>
                <w:rStyle w:val="s15verdanaboldcinza"/>
                <w:lang w:val="pt-BR"/>
              </w:rPr>
              <w:t>. Porto Alegre: Artmed, 2009.</w:t>
            </w:r>
          </w:p>
          <w:p w:rsidR="001B2101" w:rsidRPr="00A87E9E" w:rsidRDefault="001B2101" w:rsidP="00042E59">
            <w:pPr>
              <w:jc w:val="both"/>
              <w:rPr>
                <w:rStyle w:val="s15verdanaboldcinza"/>
                <w:lang w:val="pt-BR"/>
              </w:rPr>
            </w:pPr>
            <w:r w:rsidRPr="00A87E9E">
              <w:rPr>
                <w:rStyle w:val="s15verdanaboldcinza"/>
                <w:lang w:val="pt-BR"/>
              </w:rPr>
              <w:t xml:space="preserve">ALARCÃO, I. </w:t>
            </w:r>
            <w:r w:rsidRPr="00A87E9E">
              <w:rPr>
                <w:rStyle w:val="s15verdanaboldcinza"/>
                <w:b/>
                <w:lang w:val="pt-BR"/>
              </w:rPr>
              <w:t>Professores reflexivos em uma escola reflexiva</w:t>
            </w:r>
            <w:r w:rsidRPr="00A87E9E">
              <w:rPr>
                <w:rStyle w:val="s15verdanaboldcinza"/>
                <w:lang w:val="pt-BR"/>
              </w:rPr>
              <w:t>. São Paulo: Cortez, 2010.</w:t>
            </w:r>
          </w:p>
        </w:tc>
      </w:tr>
    </w:tbl>
    <w:p w:rsidR="00E836D7" w:rsidRPr="00A87E9E" w:rsidRDefault="00E836D7" w:rsidP="00E836D7">
      <w:pPr>
        <w:pStyle w:val="Legenda"/>
      </w:pPr>
      <w:bookmarkStart w:id="68" w:name="_Toc388901806"/>
    </w:p>
    <w:p w:rsidR="001B2101" w:rsidRPr="00A87E9E" w:rsidRDefault="001B2101" w:rsidP="00E01E75">
      <w:pPr>
        <w:pStyle w:val="PPCs"/>
        <w:numPr>
          <w:ilvl w:val="1"/>
          <w:numId w:val="10"/>
        </w:numPr>
      </w:pPr>
      <w:bookmarkStart w:id="69" w:name="_Toc391299546"/>
      <w:r w:rsidRPr="00A87E9E">
        <w:t>Ementário para o 3º período</w:t>
      </w:r>
      <w:bookmarkEnd w:id="68"/>
      <w:bookmarkEnd w:id="69"/>
    </w:p>
    <w:p w:rsidR="001B2101" w:rsidRPr="00A87E9E" w:rsidRDefault="001B2101" w:rsidP="001B2101"/>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shd w:val="clear" w:color="auto" w:fill="auto"/>
            <w:vAlign w:val="center"/>
          </w:tcPr>
          <w:p w:rsidR="001B2101" w:rsidRPr="00A87E9E" w:rsidRDefault="001B2101" w:rsidP="001B2101">
            <w:pPr>
              <w:pStyle w:val="Subttulo"/>
              <w:rPr>
                <w:b w:val="0"/>
                <w:lang w:val="pt-BR"/>
              </w:rPr>
            </w:pPr>
            <w:r w:rsidRPr="00A87E9E">
              <w:rPr>
                <w:b w:val="0"/>
                <w:lang w:val="pt-BR"/>
              </w:rPr>
              <w:t>3º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rPr>
                <w:rFonts w:cs="Times New Roman"/>
                <w:b/>
                <w:lang w:val="pt-BR"/>
              </w:rPr>
            </w:pPr>
            <w:r w:rsidRPr="00A87E9E">
              <w:rPr>
                <w:rFonts w:cs="Times New Roman"/>
                <w:b/>
                <w:lang w:val="pt-BR"/>
              </w:rPr>
              <w:t>Metodologia de Pesquisa Científica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BF1A4C" w:rsidRDefault="001B2101" w:rsidP="00042E59">
            <w:pPr>
              <w:pStyle w:val="Recuodecorpodetexto"/>
              <w:snapToGrid w:val="0"/>
              <w:ind w:left="0"/>
              <w:jc w:val="both"/>
              <w:rPr>
                <w:lang w:val="pt-BR" w:eastAsia="pt-BR"/>
              </w:rPr>
            </w:pPr>
            <w:r w:rsidRPr="00BF1A4C">
              <w:rPr>
                <w:lang w:val="pt-BR" w:eastAsia="pt-BR"/>
              </w:rPr>
              <w:t>A organização da vida de estudos no ensino superior. A documentação como método de estudo pessoal. Resumo, resenha e fichamento. Leitura, análise e interpretação de texto. Realização de seminário. Etapas de elaboração de uma monografia científica. Aspectos técnicos da redação de trabalhos científicos. A Internet como fonte de pesquisa.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BF1A4C" w:rsidRDefault="001B2101" w:rsidP="00042E59">
            <w:pPr>
              <w:pStyle w:val="Recuodecorpodetexto"/>
              <w:spacing w:after="0"/>
              <w:ind w:left="0"/>
              <w:jc w:val="both"/>
              <w:rPr>
                <w:lang w:val="pt-BR" w:eastAsia="pt-BR"/>
              </w:rPr>
            </w:pPr>
            <w:r w:rsidRPr="00BF1A4C">
              <w:rPr>
                <w:lang w:val="pt-BR" w:eastAsia="pt-BR"/>
              </w:rPr>
              <w:t xml:space="preserve">BOGDAN, R; BIKLEN, S . </w:t>
            </w:r>
            <w:r w:rsidRPr="00BF1A4C">
              <w:rPr>
                <w:b/>
                <w:lang w:val="pt-BR" w:eastAsia="pt-BR"/>
              </w:rPr>
              <w:t xml:space="preserve">Investigação qualitativa em educação : uma introdução à teoria e aos métodos. </w:t>
            </w:r>
            <w:r w:rsidRPr="00BF1A4C">
              <w:rPr>
                <w:lang w:val="pt-BR" w:eastAsia="pt-BR"/>
              </w:rPr>
              <w:t>Portugal: Porto Editora, 1994.</w:t>
            </w:r>
          </w:p>
          <w:p w:rsidR="001B2101" w:rsidRPr="00A87E9E" w:rsidRDefault="001B2101" w:rsidP="00042E59">
            <w:pPr>
              <w:jc w:val="both"/>
              <w:rPr>
                <w:rFonts w:eastAsia="Times New Roman" w:cs="Times New Roman"/>
                <w:kern w:val="0"/>
                <w:lang w:val="pt-BR" w:eastAsia="pt-BR" w:bidi="ar-SA"/>
              </w:rPr>
            </w:pPr>
            <w:r w:rsidRPr="00A87E9E">
              <w:rPr>
                <w:rFonts w:eastAsia="Times New Roman" w:cs="Times New Roman"/>
                <w:kern w:val="0"/>
                <w:lang w:val="pt-BR" w:eastAsia="pt-BR" w:bidi="ar-SA"/>
              </w:rPr>
              <w:t xml:space="preserve">GIL, A. C. </w:t>
            </w:r>
            <w:r w:rsidRPr="00A87E9E">
              <w:rPr>
                <w:rFonts w:eastAsia="Times New Roman" w:cs="Times New Roman"/>
                <w:b/>
                <w:kern w:val="0"/>
                <w:lang w:val="pt-BR" w:eastAsia="pt-BR" w:bidi="ar-SA"/>
              </w:rPr>
              <w:t>Como elaborar projetos de pesquisa.</w:t>
            </w:r>
            <w:r w:rsidRPr="00A87E9E">
              <w:rPr>
                <w:rFonts w:eastAsia="Times New Roman" w:cs="Times New Roman"/>
                <w:kern w:val="0"/>
                <w:lang w:val="pt-BR" w:eastAsia="pt-BR" w:bidi="ar-SA"/>
              </w:rPr>
              <w:t xml:space="preserve"> 5. ed. São Paulo: Atlas, </w:t>
            </w:r>
            <w:r w:rsidRPr="00A87E9E">
              <w:rPr>
                <w:rFonts w:eastAsia="Times New Roman" w:cs="Times New Roman"/>
                <w:kern w:val="0"/>
                <w:lang w:val="pt-BR" w:eastAsia="pt-BR" w:bidi="ar-SA"/>
              </w:rPr>
              <w:lastRenderedPageBreak/>
              <w:t>2010.</w:t>
            </w:r>
          </w:p>
          <w:p w:rsidR="001B2101" w:rsidRPr="00BF1A4C" w:rsidRDefault="001B2101" w:rsidP="00042E59">
            <w:pPr>
              <w:pStyle w:val="Recuodecorpodetexto"/>
              <w:spacing w:after="0"/>
              <w:ind w:left="0"/>
              <w:jc w:val="both"/>
              <w:rPr>
                <w:lang w:val="pt-BR" w:eastAsia="pt-BR"/>
              </w:rPr>
            </w:pPr>
            <w:r w:rsidRPr="00BF1A4C">
              <w:rPr>
                <w:lang w:val="pt-BR" w:eastAsia="pt-BR"/>
              </w:rPr>
              <w:t xml:space="preserve">SEVERINO, A. J. </w:t>
            </w:r>
            <w:r w:rsidRPr="00BF1A4C">
              <w:rPr>
                <w:b/>
                <w:lang w:val="pt-BR" w:eastAsia="pt-BR"/>
              </w:rPr>
              <w:t>Metodologia do trabalho científico</w:t>
            </w:r>
            <w:r w:rsidRPr="00BF1A4C">
              <w:rPr>
                <w:lang w:val="pt-BR" w:eastAsia="pt-BR"/>
              </w:rPr>
              <w:t xml:space="preserve">. São Paulo: Cortez, 2007. </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Bibliografia complementar</w:t>
            </w:r>
          </w:p>
        </w:tc>
        <w:tc>
          <w:tcPr>
            <w:tcW w:w="7512" w:type="dxa"/>
            <w:tcBorders>
              <w:bottom w:val="single" w:sz="4" w:space="0" w:color="auto"/>
            </w:tcBorders>
          </w:tcPr>
          <w:p w:rsidR="001B2101" w:rsidRPr="00A87E9E" w:rsidRDefault="001B2101" w:rsidP="00042E59">
            <w:pPr>
              <w:jc w:val="both"/>
              <w:rPr>
                <w:rFonts w:eastAsia="Times New Roman" w:cs="Times New Roman"/>
                <w:kern w:val="0"/>
                <w:lang w:val="pt-BR" w:eastAsia="pt-BR" w:bidi="ar-SA"/>
              </w:rPr>
            </w:pPr>
            <w:r w:rsidRPr="00A87E9E">
              <w:rPr>
                <w:rFonts w:eastAsia="Times New Roman" w:cs="Times New Roman"/>
                <w:kern w:val="0"/>
                <w:lang w:val="pt-BR" w:eastAsia="pt-BR" w:bidi="ar-SA"/>
              </w:rPr>
              <w:t xml:space="preserve">GIL, A. C. </w:t>
            </w:r>
            <w:r w:rsidRPr="00A87E9E">
              <w:rPr>
                <w:rFonts w:eastAsia="Times New Roman" w:cs="Times New Roman"/>
                <w:b/>
                <w:kern w:val="0"/>
                <w:lang w:val="pt-BR" w:eastAsia="pt-BR" w:bidi="ar-SA"/>
              </w:rPr>
              <w:t>Métodos e técnicas de Pesquisa social</w:t>
            </w:r>
            <w:r w:rsidRPr="00A87E9E">
              <w:rPr>
                <w:rFonts w:eastAsia="Times New Roman" w:cs="Times New Roman"/>
                <w:kern w:val="0"/>
                <w:lang w:val="pt-BR" w:eastAsia="pt-BR" w:bidi="ar-SA"/>
              </w:rPr>
              <w:t>. 6. ed. São Paulo: Atlas, 2011.</w:t>
            </w:r>
          </w:p>
          <w:p w:rsidR="001B2101" w:rsidRPr="00A87E9E" w:rsidRDefault="001B2101" w:rsidP="00042E59">
            <w:pPr>
              <w:jc w:val="both"/>
              <w:rPr>
                <w:rFonts w:eastAsia="Times New Roman" w:cs="Times New Roman"/>
                <w:kern w:val="0"/>
                <w:lang w:val="pt-BR" w:eastAsia="pt-BR" w:bidi="ar-SA"/>
              </w:rPr>
            </w:pPr>
            <w:r w:rsidRPr="00A87E9E">
              <w:rPr>
                <w:rFonts w:eastAsia="Times New Roman" w:cs="Times New Roman"/>
                <w:kern w:val="0"/>
                <w:lang w:val="pt-BR" w:eastAsia="pt-BR" w:bidi="ar-SA"/>
              </w:rPr>
              <w:t xml:space="preserve">MARCONI, M. de A.; LAKATOS, E. M. </w:t>
            </w:r>
            <w:r w:rsidRPr="00A87E9E">
              <w:rPr>
                <w:rFonts w:eastAsia="Times New Roman" w:cs="Times New Roman"/>
                <w:b/>
                <w:kern w:val="0"/>
                <w:lang w:val="pt-BR" w:eastAsia="pt-BR" w:bidi="ar-SA"/>
              </w:rPr>
              <w:t>Técnicas de pesquisa</w:t>
            </w:r>
            <w:r w:rsidRPr="00A87E9E">
              <w:rPr>
                <w:rFonts w:eastAsia="Times New Roman" w:cs="Times New Roman"/>
                <w:kern w:val="0"/>
                <w:lang w:val="pt-BR" w:eastAsia="pt-BR" w:bidi="ar-SA"/>
              </w:rPr>
              <w:t>. 7. ed. São Paulo: Atlas, 2011.</w:t>
            </w:r>
          </w:p>
          <w:p w:rsidR="001B2101" w:rsidRPr="00A87E9E" w:rsidRDefault="001B2101" w:rsidP="00042E59">
            <w:pPr>
              <w:jc w:val="both"/>
              <w:rPr>
                <w:rFonts w:eastAsia="Times New Roman" w:cs="Times New Roman"/>
                <w:kern w:val="0"/>
                <w:lang w:val="pt-BR" w:eastAsia="pt-BR" w:bidi="ar-SA"/>
              </w:rPr>
            </w:pPr>
            <w:r w:rsidRPr="00A87E9E">
              <w:rPr>
                <w:rFonts w:eastAsia="Times New Roman" w:cs="Times New Roman"/>
                <w:kern w:val="0"/>
                <w:lang w:val="pt-BR" w:eastAsia="pt-BR" w:bidi="ar-SA"/>
              </w:rPr>
              <w:t xml:space="preserve">SECAF, V. </w:t>
            </w:r>
            <w:r w:rsidRPr="00A87E9E">
              <w:rPr>
                <w:rFonts w:eastAsia="Times New Roman" w:cs="Times New Roman"/>
                <w:b/>
                <w:kern w:val="0"/>
                <w:lang w:val="pt-BR" w:eastAsia="pt-BR" w:bidi="ar-SA"/>
              </w:rPr>
              <w:t>Artigo científico: do desafio à conquista</w:t>
            </w:r>
            <w:r w:rsidRPr="00A87E9E">
              <w:rPr>
                <w:rFonts w:eastAsia="Times New Roman" w:cs="Times New Roman"/>
                <w:kern w:val="0"/>
                <w:lang w:val="pt-BR" w:eastAsia="pt-BR" w:bidi="ar-SA"/>
              </w:rPr>
              <w:t>. São Paulo: Atheneu, 2010.</w:t>
            </w:r>
          </w:p>
          <w:p w:rsidR="001B2101" w:rsidRPr="00A87E9E" w:rsidRDefault="001B2101" w:rsidP="00042E59">
            <w:pPr>
              <w:jc w:val="both"/>
              <w:rPr>
                <w:rFonts w:eastAsia="Times New Roman" w:cs="Times New Roman"/>
                <w:kern w:val="0"/>
                <w:lang w:val="pt-BR" w:eastAsia="pt-BR" w:bidi="ar-SA"/>
              </w:rPr>
            </w:pPr>
            <w:r w:rsidRPr="00A87E9E">
              <w:rPr>
                <w:lang w:val="pt-BR"/>
              </w:rPr>
              <w:t xml:space="preserve">TRIVINOS, A. N. S. </w:t>
            </w:r>
            <w:r w:rsidRPr="00A87E9E">
              <w:rPr>
                <w:rFonts w:eastAsia="Times New Roman" w:cs="Times New Roman"/>
                <w:b/>
                <w:kern w:val="0"/>
                <w:lang w:val="pt-BR" w:eastAsia="pt-BR" w:bidi="ar-SA"/>
              </w:rPr>
              <w:t>Introdução à pesquisa em ciências sociais: a pesquisa qualitativa em educação</w:t>
            </w:r>
            <w:r w:rsidRPr="00A87E9E">
              <w:rPr>
                <w:rFonts w:eastAsia="Times New Roman" w:cs="Times New Roman"/>
                <w:kern w:val="0"/>
                <w:lang w:val="pt-BR" w:eastAsia="pt-BR" w:bidi="ar-SA"/>
              </w:rPr>
              <w:t>. São Paulo: Atlas: 2011.</w:t>
            </w:r>
          </w:p>
          <w:p w:rsidR="001B2101" w:rsidRPr="00A87E9E" w:rsidRDefault="001B2101" w:rsidP="00042E59">
            <w:pPr>
              <w:jc w:val="both"/>
              <w:rPr>
                <w:rFonts w:cs="Times New Roman"/>
                <w:color w:val="000000"/>
                <w:lang w:val="pt-BR"/>
              </w:rPr>
            </w:pPr>
            <w:r w:rsidRPr="00A87E9E">
              <w:rPr>
                <w:rFonts w:cs="Times New Roman"/>
                <w:lang w:val="pt-BR"/>
              </w:rPr>
              <w:t xml:space="preserve">VIEIRA, S. </w:t>
            </w:r>
            <w:r w:rsidRPr="00A87E9E">
              <w:rPr>
                <w:rFonts w:cs="Times New Roman"/>
                <w:b/>
                <w:lang w:val="pt-BR"/>
              </w:rPr>
              <w:t>Como elaborar questionário</w:t>
            </w:r>
            <w:r w:rsidRPr="00A87E9E">
              <w:rPr>
                <w:rFonts w:cs="Times New Roman"/>
                <w:lang w:val="pt-BR"/>
              </w:rPr>
              <w:t>.</w:t>
            </w:r>
            <w:r w:rsidRPr="00A87E9E">
              <w:rPr>
                <w:rFonts w:cs="Times New Roman"/>
                <w:color w:val="FF0000"/>
                <w:lang w:val="pt-BR"/>
              </w:rPr>
              <w:t xml:space="preserve"> </w:t>
            </w:r>
            <w:r w:rsidRPr="00A87E9E">
              <w:rPr>
                <w:rFonts w:cs="Times New Roman"/>
                <w:color w:val="000000"/>
                <w:lang w:val="pt-BR"/>
              </w:rPr>
              <w:t>São Paulo: Atlas,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lang w:val="pt-BR"/>
              </w:rPr>
              <w:br w:type="page"/>
            </w:r>
            <w:r w:rsidRPr="00A87E9E">
              <w:rPr>
                <w:rFonts w:cs="Times New Roman"/>
                <w:b/>
                <w:lang w:val="pt-BR" w:eastAsia="pt-BR" w:bidi="ar-SA"/>
              </w:rPr>
              <w:t>Disciplina</w:t>
            </w:r>
          </w:p>
        </w:tc>
        <w:tc>
          <w:tcPr>
            <w:tcW w:w="7512" w:type="dxa"/>
            <w:shd w:val="clear" w:color="auto" w:fill="BFBFBF"/>
          </w:tcPr>
          <w:p w:rsidR="001B2101" w:rsidRPr="00A87E9E" w:rsidRDefault="001B2101" w:rsidP="00042E59">
            <w:pPr>
              <w:rPr>
                <w:rFonts w:cs="Times New Roman"/>
                <w:b/>
                <w:color w:val="000000"/>
                <w:lang w:val="pt-BR"/>
              </w:rPr>
            </w:pPr>
            <w:r w:rsidRPr="00A87E9E">
              <w:rPr>
                <w:rFonts w:cs="Times New Roman"/>
                <w:b/>
                <w:color w:val="000000"/>
                <w:lang w:val="pt-BR"/>
              </w:rPr>
              <w:t>Psicologia da Educação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tabs>
                <w:tab w:val="left" w:pos="284"/>
                <w:tab w:val="left" w:pos="709"/>
              </w:tabs>
              <w:ind w:right="172"/>
              <w:jc w:val="both"/>
              <w:rPr>
                <w:rFonts w:eastAsia="SimSun" w:cs="Times New Roman"/>
                <w:color w:val="000000"/>
                <w:lang w:val="pt-BR"/>
              </w:rPr>
            </w:pPr>
            <w:r w:rsidRPr="00A87E9E">
              <w:rPr>
                <w:rFonts w:eastAsia="SimSun" w:cs="Times New Roman"/>
                <w:color w:val="000000"/>
                <w:lang w:val="pt-BR"/>
              </w:rPr>
              <w:t>As contribuições das perspectivas teóricas para o estudo do processo ensino, aprendizagem e desenvolvimento e suas implicações para o contexto educativo.</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autoSpaceDE w:val="0"/>
              <w:adjustRightInd w:val="0"/>
              <w:jc w:val="both"/>
              <w:rPr>
                <w:rFonts w:cs="Times New Roman"/>
                <w:color w:val="00B050"/>
                <w:lang w:val="pt-BR"/>
              </w:rPr>
            </w:pPr>
            <w:r w:rsidRPr="00A87E9E">
              <w:rPr>
                <w:rFonts w:eastAsia="SimSun" w:cs="Times New Roman"/>
                <w:color w:val="000000"/>
                <w:lang w:val="pt-BR"/>
              </w:rPr>
              <w:t>MARINHO-ARAUJO, C. M.; ALMEIDA, S. F. C.de.</w:t>
            </w:r>
            <w:r w:rsidRPr="00A87E9E">
              <w:rPr>
                <w:lang w:val="pt-BR"/>
              </w:rPr>
              <w:t xml:space="preserve"> </w:t>
            </w:r>
            <w:r w:rsidRPr="00A87E9E">
              <w:rPr>
                <w:b/>
                <w:bCs/>
                <w:lang w:val="pt-BR"/>
              </w:rPr>
              <w:t xml:space="preserve">Psicologia escolar: construção e consolidação da identidade profissional . </w:t>
            </w:r>
            <w:r w:rsidRPr="00A87E9E">
              <w:rPr>
                <w:lang w:val="pt-BR"/>
              </w:rPr>
              <w:t>Campinas: Alínea, 2010.</w:t>
            </w:r>
          </w:p>
          <w:p w:rsidR="001B2101" w:rsidRPr="00A87E9E" w:rsidRDefault="001B2101" w:rsidP="00042E59">
            <w:pPr>
              <w:autoSpaceDE w:val="0"/>
              <w:adjustRightInd w:val="0"/>
              <w:jc w:val="both"/>
              <w:rPr>
                <w:rFonts w:cs="Times New Roman"/>
                <w:lang w:val="pt-BR"/>
              </w:rPr>
            </w:pPr>
            <w:r w:rsidRPr="00A87E9E">
              <w:rPr>
                <w:szCs w:val="20"/>
                <w:lang w:val="pt-BR"/>
              </w:rPr>
              <w:t xml:space="preserve">VYGOSTSKI, L. S.; BEZERRA, Paulo. </w:t>
            </w:r>
            <w:r w:rsidRPr="00A87E9E">
              <w:rPr>
                <w:b/>
                <w:bCs/>
                <w:szCs w:val="20"/>
                <w:lang w:val="pt-BR"/>
              </w:rPr>
              <w:t xml:space="preserve">Psicologia pedagógica. </w:t>
            </w:r>
            <w:r w:rsidRPr="00A87E9E">
              <w:rPr>
                <w:szCs w:val="20"/>
                <w:lang w:val="pt-BR"/>
              </w:rPr>
              <w:t>São Paulo: WMF, 2010.</w:t>
            </w:r>
          </w:p>
          <w:p w:rsidR="001B2101" w:rsidRPr="00A87E9E" w:rsidRDefault="001B2101" w:rsidP="00042E59">
            <w:pPr>
              <w:autoSpaceDE w:val="0"/>
              <w:adjustRightInd w:val="0"/>
              <w:jc w:val="both"/>
              <w:rPr>
                <w:szCs w:val="20"/>
                <w:lang w:val="pt-BR"/>
              </w:rPr>
            </w:pPr>
            <w:r w:rsidRPr="00A87E9E">
              <w:rPr>
                <w:szCs w:val="20"/>
                <w:lang w:val="pt-BR"/>
              </w:rPr>
              <w:t xml:space="preserve">NOGUEIRA, A. L. H. </w:t>
            </w:r>
            <w:r w:rsidRPr="00A87E9E">
              <w:rPr>
                <w:b/>
                <w:bCs/>
                <w:szCs w:val="20"/>
                <w:lang w:val="pt-BR"/>
              </w:rPr>
              <w:t>Questões do desenvolvimento humano: práticas e sentidos.</w:t>
            </w:r>
            <w:r w:rsidRPr="00A87E9E">
              <w:rPr>
                <w:szCs w:val="20"/>
                <w:lang w:val="pt-BR"/>
              </w:rPr>
              <w:t xml:space="preserve"> Campinas: Mercado de Letras, 2010.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b/>
                <w:lang w:val="pt-BR"/>
              </w:rPr>
            </w:pPr>
            <w:r w:rsidRPr="00A87E9E">
              <w:rPr>
                <w:lang w:val="pt-BR"/>
              </w:rPr>
              <w:t xml:space="preserve">ALARCÃO, I. </w:t>
            </w:r>
            <w:r w:rsidRPr="00A87E9E">
              <w:rPr>
                <w:b/>
                <w:lang w:val="pt-BR"/>
              </w:rPr>
              <w:t>Professores reflexivos em uma escola reflexiva.</w:t>
            </w:r>
            <w:r w:rsidRPr="00A87E9E">
              <w:rPr>
                <w:lang w:val="pt-BR"/>
              </w:rPr>
              <w:t xml:space="preserve"> 8. ed. São Paulo: Cortez, 2011.</w:t>
            </w:r>
            <w:r w:rsidRPr="00A87E9E">
              <w:rPr>
                <w:b/>
                <w:lang w:val="pt-BR"/>
              </w:rPr>
              <w:t> </w:t>
            </w:r>
          </w:p>
          <w:p w:rsidR="001B2101" w:rsidRPr="00A87E9E" w:rsidRDefault="001B2101" w:rsidP="00042E59">
            <w:pPr>
              <w:jc w:val="both"/>
              <w:rPr>
                <w:rFonts w:cs="Times New Roman"/>
                <w:color w:val="000000"/>
                <w:lang w:val="pt-BR"/>
              </w:rPr>
            </w:pPr>
            <w:r w:rsidRPr="00A87E9E">
              <w:rPr>
                <w:b/>
                <w:bCs/>
                <w:lang w:val="pt-BR"/>
              </w:rPr>
              <w:t xml:space="preserve">Produção científica em psicologia e educação. </w:t>
            </w:r>
            <w:r w:rsidRPr="00A87E9E">
              <w:rPr>
                <w:lang w:val="pt-BR"/>
              </w:rPr>
              <w:t>Campinas: Alínea, 1999.</w:t>
            </w:r>
          </w:p>
          <w:p w:rsidR="001B2101" w:rsidRPr="00A87E9E" w:rsidRDefault="001B2101" w:rsidP="00042E59">
            <w:pPr>
              <w:jc w:val="both"/>
              <w:rPr>
                <w:rFonts w:cs="Times New Roman"/>
                <w:color w:val="000000"/>
                <w:lang w:val="pt-BR"/>
              </w:rPr>
            </w:pPr>
            <w:r w:rsidRPr="00A87E9E">
              <w:rPr>
                <w:rFonts w:cs="Times New Roman"/>
                <w:color w:val="000000"/>
                <w:lang w:val="pt-BR"/>
              </w:rPr>
              <w:t xml:space="preserve">COLL,C. </w:t>
            </w:r>
            <w:r w:rsidRPr="00A87E9E">
              <w:rPr>
                <w:rFonts w:cs="Times New Roman"/>
                <w:b/>
                <w:color w:val="000000"/>
                <w:lang w:val="pt-BR"/>
              </w:rPr>
              <w:t>Psicologia da Educação</w:t>
            </w:r>
            <w:r w:rsidRPr="00A87E9E">
              <w:rPr>
                <w:rFonts w:cs="Times New Roman"/>
                <w:color w:val="000000"/>
                <w:lang w:val="pt-BR"/>
              </w:rPr>
              <w:t>. Porto Alegre: Artmed, 1999.</w:t>
            </w:r>
          </w:p>
          <w:p w:rsidR="001B2101" w:rsidRPr="00A87E9E" w:rsidRDefault="001B2101" w:rsidP="00042E59">
            <w:pPr>
              <w:jc w:val="both"/>
              <w:rPr>
                <w:rFonts w:cs="Times New Roman"/>
                <w:lang w:val="pt-BR"/>
              </w:rPr>
            </w:pPr>
            <w:r w:rsidRPr="00A87E9E">
              <w:rPr>
                <w:rFonts w:cs="Times New Roman"/>
                <w:lang w:val="pt-BR"/>
              </w:rPr>
              <w:t xml:space="preserve">PATTO, M. H. </w:t>
            </w:r>
            <w:r w:rsidRPr="00A87E9E">
              <w:rPr>
                <w:rFonts w:cs="Times New Roman"/>
                <w:b/>
                <w:lang w:val="pt-BR"/>
              </w:rPr>
              <w:t>A produção do fracasso escolar</w:t>
            </w:r>
            <w:r w:rsidRPr="00A87E9E">
              <w:rPr>
                <w:rFonts w:cs="Times New Roman"/>
                <w:lang w:val="pt-BR"/>
              </w:rPr>
              <w:t>. São Paulo: Casa do Psicólogo, 2010.</w:t>
            </w:r>
          </w:p>
          <w:p w:rsidR="001B2101" w:rsidRPr="00A87E9E" w:rsidRDefault="001B2101" w:rsidP="00042E59">
            <w:pPr>
              <w:autoSpaceDE w:val="0"/>
              <w:adjustRightInd w:val="0"/>
              <w:jc w:val="both"/>
              <w:rPr>
                <w:rFonts w:cs="Times New Roman"/>
                <w:color w:val="FF0000"/>
                <w:lang w:val="pt-BR"/>
              </w:rPr>
            </w:pPr>
            <w:r w:rsidRPr="00A87E9E">
              <w:rPr>
                <w:rFonts w:cs="Times New Roman"/>
                <w:kern w:val="0"/>
                <w:szCs w:val="22"/>
                <w:lang w:val="pt-BR" w:eastAsia="pt-BR" w:bidi="ar-SA"/>
              </w:rPr>
              <w:t>VIGOTSKII, L. S; LURIA, A. R.; LEONTIEV, A. N.</w:t>
            </w:r>
            <w:r w:rsidRPr="00A87E9E">
              <w:rPr>
                <w:lang w:val="pt-BR"/>
              </w:rPr>
              <w:t> </w:t>
            </w:r>
            <w:r w:rsidRPr="00A87E9E">
              <w:rPr>
                <w:b/>
                <w:bCs/>
                <w:lang w:val="pt-BR"/>
              </w:rPr>
              <w:t>Linguagem, desenvolvimento e aprendizagem.</w:t>
            </w:r>
            <w:r w:rsidRPr="00A87E9E">
              <w:rPr>
                <w:lang w:val="pt-BR"/>
              </w:rPr>
              <w:t xml:space="preserve"> 11. ed. São Paulo: Ícone, 2010.</w:t>
            </w:r>
          </w:p>
        </w:tc>
      </w:tr>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vAlign w:val="bottom"/>
          </w:tcPr>
          <w:p w:rsidR="001B2101" w:rsidRPr="00A87E9E" w:rsidRDefault="001B2101" w:rsidP="00042E59">
            <w:pPr>
              <w:rPr>
                <w:rFonts w:cs="Times New Roman"/>
                <w:b/>
                <w:lang w:val="pt-BR"/>
              </w:rPr>
            </w:pPr>
            <w:r w:rsidRPr="00A87E9E">
              <w:rPr>
                <w:rFonts w:cs="Times New Roman"/>
                <w:b/>
                <w:lang w:val="pt-BR"/>
              </w:rPr>
              <w:t>Interface Homem Máquina 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vAlign w:val="bottom"/>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Fatores humanos em software interativo: princípios e problemática. Psicologia Cognitiva Aplicada. Psicologia do usuário: aspectos perceptivos e cognitivos. Estilos interativos. Linguagens de comandos. Manipulação direta. Dispositivos de interação. </w:t>
            </w:r>
          </w:p>
        </w:tc>
      </w:tr>
      <w:tr w:rsidR="001B2101" w:rsidRPr="00A87E9E" w:rsidTr="00042E59">
        <w:tc>
          <w:tcPr>
            <w:tcW w:w="1668" w:type="dxa"/>
            <w:tcBorders>
              <w:bottom w:val="single" w:sz="4" w:space="0" w:color="auto"/>
            </w:tcBorders>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Bibliografia </w:t>
            </w:r>
          </w:p>
          <w:p w:rsidR="001B2101" w:rsidRPr="00A87E9E" w:rsidRDefault="001B2101" w:rsidP="00042E59">
            <w:pPr>
              <w:tabs>
                <w:tab w:val="left" w:pos="1100"/>
              </w:tabs>
              <w:autoSpaceDE w:val="0"/>
              <w:adjustRightInd w:val="0"/>
              <w:jc w:val="both"/>
              <w:rPr>
                <w:rFonts w:cs="Times New Roman"/>
                <w:szCs w:val="22"/>
                <w:lang w:val="pt-BR"/>
              </w:rPr>
            </w:pPr>
            <w:r w:rsidRPr="00A87E9E">
              <w:rPr>
                <w:rFonts w:cs="Times New Roman"/>
                <w:szCs w:val="22"/>
                <w:lang w:val="pt-BR"/>
              </w:rPr>
              <w:t xml:space="preserve"> Básica</w:t>
            </w:r>
            <w:r w:rsidRPr="00A87E9E">
              <w:rPr>
                <w:rFonts w:cs="Times New Roman"/>
                <w:szCs w:val="22"/>
                <w:lang w:val="pt-BR"/>
              </w:rPr>
              <w:tab/>
            </w:r>
          </w:p>
        </w:tc>
        <w:tc>
          <w:tcPr>
            <w:tcW w:w="7512" w:type="dxa"/>
            <w:tcBorders>
              <w:bottom w:val="single" w:sz="4" w:space="0" w:color="auto"/>
            </w:tcBorders>
            <w:vAlign w:val="bottom"/>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DIX, A. J. et. al . </w:t>
            </w:r>
            <w:r w:rsidRPr="00A87E9E">
              <w:rPr>
                <w:rFonts w:cs="Times New Roman"/>
                <w:b/>
                <w:bCs/>
                <w:szCs w:val="22"/>
                <w:lang w:val="pt-BR"/>
              </w:rPr>
              <w:t>Interação humano-computador.</w:t>
            </w:r>
            <w:r w:rsidRPr="00A87E9E">
              <w:rPr>
                <w:rFonts w:cs="Times New Roman"/>
                <w:szCs w:val="22"/>
                <w:lang w:val="pt-BR"/>
              </w:rPr>
              <w:t> Londres: Prentice-Hall, 1998.</w:t>
            </w:r>
          </w:p>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SHNEIDERMAN, B. </w:t>
            </w:r>
            <w:r w:rsidRPr="00A87E9E">
              <w:rPr>
                <w:rFonts w:cs="Times New Roman"/>
                <w:b/>
                <w:bCs/>
                <w:szCs w:val="22"/>
                <w:lang w:val="pt-BR"/>
              </w:rPr>
              <w:t>Projetando a interface do usuário: estratégias para interação humano-computador efetiva</w:t>
            </w:r>
            <w:r w:rsidRPr="00A87E9E">
              <w:rPr>
                <w:rFonts w:cs="Times New Roman"/>
                <w:szCs w:val="22"/>
                <w:lang w:val="pt-BR"/>
              </w:rPr>
              <w:t>.  Reading, MA: Addison-Wesley, 1998.</w:t>
            </w:r>
          </w:p>
          <w:p w:rsidR="001B2101" w:rsidRPr="00A87E9E" w:rsidRDefault="001B2101" w:rsidP="00042E59">
            <w:pPr>
              <w:autoSpaceDE w:val="0"/>
              <w:adjustRightInd w:val="0"/>
              <w:jc w:val="both"/>
              <w:rPr>
                <w:rFonts w:cs="Times New Roman"/>
                <w:color w:val="FF0000"/>
                <w:szCs w:val="22"/>
                <w:lang w:val="pt-BR"/>
              </w:rPr>
            </w:pPr>
            <w:r w:rsidRPr="00A87E9E">
              <w:rPr>
                <w:rFonts w:cs="Times New Roman"/>
                <w:szCs w:val="22"/>
                <w:lang w:val="pt-BR"/>
              </w:rPr>
              <w:t xml:space="preserve">NIELSEN, J. </w:t>
            </w:r>
            <w:r w:rsidRPr="00A87E9E">
              <w:rPr>
                <w:rFonts w:cs="Times New Roman"/>
                <w:b/>
                <w:bCs/>
                <w:szCs w:val="22"/>
                <w:lang w:val="pt-BR"/>
              </w:rPr>
              <w:t>Projetando usabilidade WEB: a prática da simplicidade.</w:t>
            </w:r>
            <w:r w:rsidRPr="00A87E9E">
              <w:rPr>
                <w:rFonts w:cs="Times New Roman"/>
                <w:szCs w:val="22"/>
                <w:lang w:val="pt-BR"/>
              </w:rPr>
              <w:t> Indianápolis, Ind: New Riders, 2000.</w:t>
            </w:r>
          </w:p>
        </w:tc>
      </w:tr>
      <w:tr w:rsidR="001B2101" w:rsidRPr="00A87E9E" w:rsidTr="00042E59">
        <w:tc>
          <w:tcPr>
            <w:tcW w:w="1668" w:type="dxa"/>
            <w:tcBorders>
              <w:bottom w:val="single" w:sz="4" w:space="0" w:color="auto"/>
            </w:tcBorders>
            <w:shd w:val="clear" w:color="auto" w:fill="FFFFFF"/>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Bibliografia complementar</w:t>
            </w:r>
          </w:p>
        </w:tc>
        <w:tc>
          <w:tcPr>
            <w:tcW w:w="7512" w:type="dxa"/>
            <w:tcBorders>
              <w:bottom w:val="single" w:sz="4" w:space="0" w:color="auto"/>
            </w:tcBorders>
            <w:shd w:val="clear" w:color="auto" w:fill="FFFFFF"/>
            <w:vAlign w:val="bottom"/>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NIELSEN, J. </w:t>
            </w:r>
            <w:r w:rsidRPr="00A87E9E">
              <w:rPr>
                <w:rFonts w:cs="Times New Roman"/>
                <w:b/>
                <w:bCs/>
                <w:szCs w:val="22"/>
                <w:lang w:val="pt-BR"/>
              </w:rPr>
              <w:t>Multimídia e hipertexto: a internet e fora dela</w:t>
            </w:r>
            <w:r w:rsidRPr="00A87E9E">
              <w:rPr>
                <w:rFonts w:cs="Times New Roman"/>
                <w:szCs w:val="22"/>
                <w:lang w:val="pt-BR"/>
              </w:rPr>
              <w:t>.  Boston: AP Professional, 1995..</w:t>
            </w:r>
          </w:p>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NIELSEN, J. </w:t>
            </w:r>
            <w:r w:rsidRPr="00A87E9E">
              <w:rPr>
                <w:rFonts w:cs="Times New Roman"/>
                <w:b/>
                <w:bCs/>
                <w:szCs w:val="22"/>
                <w:lang w:val="pt-BR"/>
              </w:rPr>
              <w:t>Engenharia de usabilidade</w:t>
            </w:r>
            <w:r w:rsidRPr="00A87E9E">
              <w:rPr>
                <w:rFonts w:cs="Times New Roman"/>
                <w:szCs w:val="22"/>
                <w:lang w:val="pt-BR"/>
              </w:rPr>
              <w:t xml:space="preserve">. Boston: AP Professional, 1993. </w:t>
            </w:r>
          </w:p>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NIELSEN, J. </w:t>
            </w:r>
            <w:r w:rsidRPr="00A87E9E">
              <w:rPr>
                <w:rFonts w:cs="Times New Roman"/>
                <w:b/>
                <w:bCs/>
                <w:szCs w:val="22"/>
                <w:lang w:val="pt-BR"/>
              </w:rPr>
              <w:t>Projetando websites</w:t>
            </w:r>
            <w:r w:rsidRPr="00A87E9E">
              <w:rPr>
                <w:rFonts w:cs="Times New Roman"/>
                <w:szCs w:val="22"/>
                <w:lang w:val="pt-BR"/>
              </w:rPr>
              <w:t>. Rio de Janeiro: Câmpus, 2000. </w:t>
            </w:r>
            <w:r w:rsidRPr="00A87E9E">
              <w:rPr>
                <w:rFonts w:cs="Times New Roman"/>
                <w:szCs w:val="22"/>
                <w:lang w:val="pt-BR"/>
              </w:rPr>
              <w:br/>
              <w:t xml:space="preserve">ASCENCIO, A. F. G. </w:t>
            </w:r>
            <w:r w:rsidRPr="00A87E9E">
              <w:rPr>
                <w:rFonts w:cs="Times New Roman"/>
                <w:b/>
                <w:bCs/>
                <w:szCs w:val="22"/>
                <w:lang w:val="pt-BR"/>
              </w:rPr>
              <w:t>Método HEURISTICO</w:t>
            </w:r>
            <w:r w:rsidRPr="00A87E9E">
              <w:rPr>
                <w:rFonts w:cs="Times New Roman"/>
                <w:szCs w:val="22"/>
                <w:lang w:val="pt-BR"/>
              </w:rPr>
              <w:t xml:space="preserve"> - </w:t>
            </w:r>
            <w:r w:rsidRPr="00A87E9E">
              <w:rPr>
                <w:rFonts w:cs="Times New Roman"/>
                <w:b/>
                <w:bCs/>
                <w:szCs w:val="22"/>
                <w:lang w:val="pt-BR"/>
              </w:rPr>
              <w:t>Projeto de Interfaces Inteligentes com Usabilidade</w:t>
            </w:r>
            <w:r w:rsidRPr="00A87E9E">
              <w:rPr>
                <w:rFonts w:cs="Times New Roman"/>
                <w:szCs w:val="22"/>
                <w:lang w:val="pt-BR"/>
              </w:rPr>
              <w:t>. Porto Alegre, 2000. </w:t>
            </w:r>
          </w:p>
          <w:p w:rsidR="001B2101" w:rsidRPr="00A87E9E" w:rsidRDefault="001B2101" w:rsidP="00042E59">
            <w:pPr>
              <w:autoSpaceDE w:val="0"/>
              <w:adjustRightInd w:val="0"/>
              <w:jc w:val="both"/>
              <w:rPr>
                <w:rFonts w:cs="Times New Roman"/>
                <w:color w:val="FF0000"/>
                <w:szCs w:val="22"/>
                <w:lang w:val="pt-BR"/>
              </w:rPr>
            </w:pPr>
            <w:r w:rsidRPr="00A87E9E">
              <w:rPr>
                <w:rFonts w:cs="Times New Roman"/>
                <w:b/>
                <w:bCs/>
                <w:szCs w:val="22"/>
                <w:lang w:val="pt-BR"/>
              </w:rPr>
              <w:t>Sistemas inteligentes e interfaces</w:t>
            </w:r>
            <w:r w:rsidRPr="00A87E9E">
              <w:rPr>
                <w:rFonts w:cs="Times New Roman"/>
                <w:szCs w:val="22"/>
                <w:lang w:val="pt-BR"/>
              </w:rPr>
              <w:t>. Boston: Kluwer Academic, 2000. </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Linguagens e Técnicas de Programação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widowControl/>
              <w:suppressAutoHyphens w:val="0"/>
              <w:autoSpaceDE w:val="0"/>
              <w:adjustRightInd w:val="0"/>
              <w:jc w:val="both"/>
              <w:textAlignment w:val="auto"/>
              <w:rPr>
                <w:rFonts w:cs="Times New Roman"/>
                <w:kern w:val="0"/>
                <w:szCs w:val="20"/>
                <w:lang w:val="pt-BR" w:eastAsia="pt-BR" w:bidi="ar-SA"/>
              </w:rPr>
            </w:pPr>
            <w:r w:rsidRPr="00A87E9E">
              <w:rPr>
                <w:rFonts w:cs="Times New Roman"/>
                <w:kern w:val="0"/>
                <w:szCs w:val="22"/>
                <w:lang w:val="pt-BR" w:eastAsia="pt-BR" w:bidi="ar-SA"/>
              </w:rPr>
              <w:t>Linguagem C. Estruturas de Seleção e Repetição. Implementação de Funções, ponteiros. Vetores e Estruturas com acesso a arquivos.</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en-US" w:eastAsia="pt-BR" w:bidi="ar-SA"/>
              </w:rPr>
            </w:pPr>
            <w:r w:rsidRPr="00A87E9E">
              <w:rPr>
                <w:rFonts w:cs="Times New Roman"/>
                <w:color w:val="000000"/>
                <w:kern w:val="0"/>
                <w:szCs w:val="22"/>
                <w:lang w:val="en-US" w:eastAsia="pt-BR" w:bidi="ar-SA"/>
              </w:rPr>
              <w:t xml:space="preserve">SCHILDT, H. </w:t>
            </w:r>
            <w:r w:rsidRPr="00A87E9E">
              <w:rPr>
                <w:rFonts w:cs="Times New Roman"/>
                <w:b/>
                <w:color w:val="000000"/>
                <w:kern w:val="0"/>
                <w:szCs w:val="22"/>
                <w:lang w:val="en-US" w:eastAsia="pt-BR" w:bidi="ar-SA"/>
              </w:rPr>
              <w:t>C completo e total</w:t>
            </w:r>
            <w:r w:rsidRPr="00A87E9E">
              <w:rPr>
                <w:rFonts w:cs="Times New Roman"/>
                <w:color w:val="000000"/>
                <w:kern w:val="0"/>
                <w:szCs w:val="22"/>
                <w:lang w:val="en-US" w:eastAsia="pt-BR" w:bidi="ar-SA"/>
              </w:rPr>
              <w:t>. 3. ed. Makron, 1997.</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MIZRAHI, V.  V. </w:t>
            </w:r>
            <w:r w:rsidRPr="00A87E9E">
              <w:rPr>
                <w:rFonts w:cs="Times New Roman"/>
                <w:b/>
                <w:color w:val="000000"/>
                <w:kern w:val="0"/>
                <w:szCs w:val="22"/>
                <w:lang w:val="pt-BR" w:eastAsia="pt-BR" w:bidi="ar-SA"/>
              </w:rPr>
              <w:t>Treinamento em linguagem C</w:t>
            </w:r>
            <w:r w:rsidRPr="00A87E9E">
              <w:rPr>
                <w:rFonts w:cs="Times New Roman"/>
                <w:color w:val="000000"/>
                <w:kern w:val="0"/>
                <w:szCs w:val="22"/>
                <w:lang w:val="pt-BR" w:eastAsia="pt-BR" w:bidi="ar-SA"/>
              </w:rPr>
              <w:t xml:space="preserve">. 2. ed. Pearson Education, 2008. </w:t>
            </w:r>
          </w:p>
          <w:p w:rsidR="001B2101" w:rsidRPr="00A87E9E" w:rsidRDefault="001B2101" w:rsidP="00042E59">
            <w:pPr>
              <w:widowControl/>
              <w:suppressAutoHyphens w:val="0"/>
              <w:autoSpaceDE w:val="0"/>
              <w:adjustRightInd w:val="0"/>
              <w:jc w:val="both"/>
              <w:textAlignment w:val="auto"/>
              <w:rPr>
                <w:rFonts w:cs="Times New Roman"/>
                <w:color w:val="000000"/>
                <w:kern w:val="0"/>
                <w:szCs w:val="20"/>
                <w:lang w:val="pt-BR" w:eastAsia="pt-BR" w:bidi="ar-SA"/>
              </w:rPr>
            </w:pPr>
            <w:r w:rsidRPr="00A87E9E">
              <w:rPr>
                <w:rFonts w:cs="Times New Roman"/>
                <w:color w:val="000000"/>
                <w:kern w:val="0"/>
                <w:szCs w:val="22"/>
                <w:lang w:val="pt-BR" w:eastAsia="pt-BR" w:bidi="ar-SA"/>
              </w:rPr>
              <w:t>ALBANO, R. S; ALBANO, S. G</w:t>
            </w:r>
            <w:r w:rsidRPr="00A87E9E">
              <w:rPr>
                <w:rFonts w:cs="Times New Roman"/>
                <w:i/>
                <w:color w:val="000000"/>
                <w:kern w:val="0"/>
                <w:szCs w:val="22"/>
                <w:lang w:val="pt-BR" w:eastAsia="pt-BR" w:bidi="ar-SA"/>
              </w:rPr>
              <w:t xml:space="preserve">. </w:t>
            </w:r>
            <w:r w:rsidRPr="00A87E9E">
              <w:rPr>
                <w:rFonts w:cs="Times New Roman"/>
                <w:b/>
                <w:color w:val="000000"/>
                <w:kern w:val="0"/>
                <w:szCs w:val="22"/>
                <w:lang w:val="pt-BR" w:eastAsia="pt-BR" w:bidi="ar-SA"/>
              </w:rPr>
              <w:t>Programação em Linguagem C</w:t>
            </w:r>
            <w:r w:rsidRPr="00A87E9E">
              <w:rPr>
                <w:rFonts w:cs="Times New Roman"/>
                <w:i/>
                <w:color w:val="000000"/>
                <w:kern w:val="0"/>
                <w:szCs w:val="22"/>
                <w:lang w:val="pt-BR" w:eastAsia="pt-BR" w:bidi="ar-SA"/>
              </w:rPr>
              <w:t xml:space="preserve">. </w:t>
            </w:r>
            <w:r w:rsidRPr="00A87E9E">
              <w:rPr>
                <w:rFonts w:cs="Times New Roman"/>
                <w:color w:val="000000"/>
                <w:kern w:val="0"/>
                <w:szCs w:val="22"/>
                <w:lang w:val="pt-BR" w:eastAsia="pt-BR" w:bidi="ar-SA"/>
              </w:rPr>
              <w:t xml:space="preserve">Rio de Janeiro: </w:t>
            </w:r>
            <w:r w:rsidRPr="00A87E9E">
              <w:rPr>
                <w:color w:val="000000"/>
                <w:lang w:val="pt-BR"/>
              </w:rPr>
              <w:t>Ciência Moderna, 2010.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ASCENCIO, A. F. G.; CAMPOS, E. A. V. </w:t>
            </w:r>
            <w:r w:rsidRPr="00A87E9E">
              <w:rPr>
                <w:rFonts w:cs="Times New Roman"/>
                <w:b/>
                <w:color w:val="000000"/>
                <w:kern w:val="0"/>
                <w:szCs w:val="22"/>
                <w:lang w:val="pt-BR" w:eastAsia="pt-BR" w:bidi="ar-SA"/>
              </w:rPr>
              <w:t>Fundamentos da programação de computadores</w:t>
            </w:r>
            <w:r w:rsidRPr="00A87E9E">
              <w:rPr>
                <w:color w:val="000000"/>
                <w:lang w:val="pt-BR"/>
              </w:rPr>
              <w:t xml:space="preserve">: </w:t>
            </w:r>
            <w:r w:rsidRPr="00A87E9E">
              <w:rPr>
                <w:b/>
                <w:color w:val="000000"/>
                <w:lang w:val="pt-BR"/>
              </w:rPr>
              <w:t>algoritmos, pascal, C/C++ e Java.</w:t>
            </w:r>
            <w:r w:rsidRPr="00A87E9E">
              <w:rPr>
                <w:color w:val="000000"/>
                <w:lang w:val="pt-BR"/>
              </w:rPr>
              <w:t> </w:t>
            </w:r>
            <w:r w:rsidRPr="00A87E9E">
              <w:rPr>
                <w:rFonts w:cs="Times New Roman"/>
                <w:color w:val="000000"/>
                <w:kern w:val="0"/>
                <w:szCs w:val="22"/>
                <w:lang w:val="pt-BR" w:eastAsia="pt-BR" w:bidi="ar-SA"/>
              </w:rPr>
              <w:t xml:space="preserve"> 2. ed. São Paulo: Pearson Prentice Hall, 2007.</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DAMAS, L. M. D. </w:t>
            </w:r>
            <w:r w:rsidRPr="00A87E9E">
              <w:rPr>
                <w:rFonts w:cs="Times New Roman"/>
                <w:b/>
                <w:color w:val="000000"/>
                <w:kern w:val="0"/>
                <w:szCs w:val="22"/>
                <w:lang w:val="pt-BR" w:eastAsia="pt-BR" w:bidi="ar-SA"/>
              </w:rPr>
              <w:t>Linguagem C</w:t>
            </w:r>
            <w:r w:rsidRPr="00A87E9E">
              <w:rPr>
                <w:rFonts w:cs="Times New Roman"/>
                <w:color w:val="000000"/>
                <w:kern w:val="0"/>
                <w:szCs w:val="22"/>
                <w:lang w:val="pt-BR" w:eastAsia="pt-BR" w:bidi="ar-SA"/>
              </w:rPr>
              <w:t>. 10. ed. LTC, 2007.</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MANZANO, J. A. N. G. </w:t>
            </w:r>
            <w:r w:rsidRPr="00A87E9E">
              <w:rPr>
                <w:rFonts w:cs="Times New Roman"/>
                <w:b/>
                <w:color w:val="000000"/>
                <w:kern w:val="0"/>
                <w:szCs w:val="22"/>
                <w:lang w:val="pt-BR" w:eastAsia="pt-BR" w:bidi="ar-SA"/>
              </w:rPr>
              <w:t>Estudo dirigido em linguagem C</w:t>
            </w:r>
            <w:r w:rsidRPr="00A87E9E">
              <w:rPr>
                <w:rFonts w:cs="Times New Roman"/>
                <w:i/>
                <w:color w:val="000000"/>
                <w:kern w:val="0"/>
                <w:szCs w:val="22"/>
                <w:lang w:val="pt-BR" w:eastAsia="pt-BR" w:bidi="ar-SA"/>
              </w:rPr>
              <w:t>.</w:t>
            </w:r>
            <w:r w:rsidRPr="00A87E9E">
              <w:rPr>
                <w:rFonts w:cs="Times New Roman"/>
                <w:color w:val="000000"/>
                <w:kern w:val="0"/>
                <w:szCs w:val="22"/>
                <w:lang w:val="pt-BR" w:eastAsia="pt-BR" w:bidi="ar-SA"/>
              </w:rPr>
              <w:t xml:space="preserve"> 11. Ed. Erica, 2008.</w:t>
            </w:r>
          </w:p>
          <w:p w:rsidR="001B2101" w:rsidRPr="00A87E9E" w:rsidRDefault="001B2101" w:rsidP="00042E59">
            <w:pPr>
              <w:widowControl/>
              <w:suppressAutoHyphens w:val="0"/>
              <w:autoSpaceDE w:val="0"/>
              <w:adjustRightInd w:val="0"/>
              <w:jc w:val="both"/>
              <w:textAlignment w:val="auto"/>
              <w:rPr>
                <w:lang w:val="pt-BR"/>
              </w:rPr>
            </w:pPr>
            <w:r w:rsidRPr="00A87E9E">
              <w:rPr>
                <w:rFonts w:cs="Times New Roman"/>
                <w:kern w:val="0"/>
                <w:szCs w:val="22"/>
                <w:lang w:val="pt-BR" w:eastAsia="pt-BR" w:bidi="ar-SA"/>
              </w:rPr>
              <w:t xml:space="preserve">PEREIRA, S. L. </w:t>
            </w:r>
            <w:r w:rsidRPr="00A87E9E">
              <w:rPr>
                <w:rFonts w:cs="Times New Roman"/>
                <w:b/>
                <w:kern w:val="0"/>
                <w:szCs w:val="22"/>
                <w:lang w:val="pt-BR" w:eastAsia="pt-BR" w:bidi="ar-SA"/>
              </w:rPr>
              <w:t>Algoritmos e lógica de programação em C</w:t>
            </w:r>
            <w:r w:rsidRPr="00A87E9E">
              <w:rPr>
                <w:rFonts w:cs="Times New Roman"/>
                <w:i/>
                <w:kern w:val="0"/>
                <w:szCs w:val="22"/>
                <w:lang w:val="pt-BR" w:eastAsia="pt-BR" w:bidi="ar-SA"/>
              </w:rPr>
              <w:t>.</w:t>
            </w:r>
            <w:r w:rsidRPr="00A87E9E">
              <w:rPr>
                <w:lang w:val="pt-BR"/>
              </w:rPr>
              <w:t xml:space="preserve"> Erica, 2010.</w:t>
            </w:r>
          </w:p>
          <w:p w:rsidR="001B2101" w:rsidRPr="00A87E9E" w:rsidRDefault="001B2101" w:rsidP="00042E59">
            <w:pPr>
              <w:widowControl/>
              <w:suppressAutoHyphens w:val="0"/>
              <w:autoSpaceDE w:val="0"/>
              <w:adjustRightInd w:val="0"/>
              <w:jc w:val="both"/>
              <w:textAlignment w:val="auto"/>
              <w:rPr>
                <w:rFonts w:cs="Times New Roman"/>
                <w:color w:val="000000"/>
                <w:kern w:val="0"/>
                <w:szCs w:val="20"/>
                <w:lang w:val="pt-BR" w:eastAsia="pt-BR" w:bidi="ar-SA"/>
              </w:rPr>
            </w:pPr>
            <w:r w:rsidRPr="00A87E9E">
              <w:rPr>
                <w:rFonts w:cs="Times New Roman"/>
                <w:color w:val="000000"/>
                <w:kern w:val="0"/>
                <w:szCs w:val="20"/>
                <w:lang w:val="pt-BR" w:eastAsia="pt-BR" w:bidi="ar-SA"/>
              </w:rPr>
              <w:t xml:space="preserve">KERNIGHAN, B. W.; RITCHIE, D. M. C. </w:t>
            </w:r>
            <w:r w:rsidRPr="00A87E9E">
              <w:rPr>
                <w:rFonts w:cs="Times New Roman"/>
                <w:b/>
                <w:color w:val="000000"/>
                <w:kern w:val="0"/>
                <w:szCs w:val="20"/>
                <w:lang w:val="pt-BR" w:eastAsia="pt-BR" w:bidi="ar-SA"/>
              </w:rPr>
              <w:t>A linguagem de programação padrão Ansi</w:t>
            </w:r>
            <w:r w:rsidRPr="00A87E9E">
              <w:rPr>
                <w:rFonts w:cs="Times New Roman"/>
                <w:color w:val="000000"/>
                <w:kern w:val="0"/>
                <w:szCs w:val="20"/>
                <w:lang w:val="pt-BR" w:eastAsia="pt-BR" w:bidi="ar-SA"/>
              </w:rPr>
              <w:t>. Câmpus, 1989.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rPr>
                <w:rFonts w:cs="Times New Roman"/>
                <w:b/>
                <w:lang w:val="pt-BR"/>
              </w:rPr>
            </w:pPr>
            <w:r w:rsidRPr="00A87E9E">
              <w:rPr>
                <w:rFonts w:cs="Times New Roman"/>
                <w:b/>
                <w:lang w:val="pt-BR"/>
              </w:rPr>
              <w:t>Redes de Computadores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tabs>
                <w:tab w:val="left" w:leader="dot" w:pos="9360"/>
              </w:tabs>
              <w:jc w:val="both"/>
              <w:rPr>
                <w:rFonts w:cs="Times New Roman"/>
                <w:lang w:val="pt-BR"/>
              </w:rPr>
            </w:pPr>
            <w:r w:rsidRPr="00A87E9E">
              <w:rPr>
                <w:lang w:val="pt-BR"/>
              </w:rPr>
              <w:t>Introdução: Uso de redes de computadores, Hardware de rede, Software de rede, Modelos referência, Exemplos de redes, Padronização de redes / A camada física: A base teórica da comunicação de dados, Meios de transmissão guiados, Transmissão sem fios, Satélites de comunicação, Modulação digital e multiplexação, A rede pública de telefonia comutada, O sistema de telefonia móvel, Televisão a cabo.</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BF1A4C" w:rsidRDefault="001B2101" w:rsidP="00042E59">
            <w:pPr>
              <w:pStyle w:val="Corpodetexto"/>
              <w:spacing w:after="0"/>
              <w:jc w:val="both"/>
              <w:rPr>
                <w:lang w:val="pt-BR" w:eastAsia="pt-BR"/>
              </w:rPr>
            </w:pPr>
            <w:r w:rsidRPr="00BF1A4C">
              <w:rPr>
                <w:lang w:val="pt-BR" w:eastAsia="pt-BR"/>
              </w:rPr>
              <w:t xml:space="preserve">TANENBAUM, A.  S. </w:t>
            </w:r>
            <w:r w:rsidRPr="00BF1A4C">
              <w:rPr>
                <w:b/>
                <w:lang w:val="pt-BR" w:eastAsia="pt-BR"/>
              </w:rPr>
              <w:t>Redes de Computadores</w:t>
            </w:r>
            <w:r w:rsidRPr="00BF1A4C">
              <w:rPr>
                <w:lang w:val="pt-BR" w:eastAsia="pt-BR"/>
              </w:rPr>
              <w:t>. Rio de Janeiro: Elsevier, 2003.</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 xml:space="preserve">MATTHEWS, Jeanna. </w:t>
            </w:r>
            <w:r w:rsidRPr="00BF1A4C">
              <w:rPr>
                <w:b/>
                <w:color w:val="000000"/>
                <w:lang w:val="pt-BR" w:eastAsia="pt-BR"/>
              </w:rPr>
              <w:t>Redes de Computadores: protocolos de internet em ação</w:t>
            </w:r>
            <w:r w:rsidRPr="00BF1A4C">
              <w:rPr>
                <w:color w:val="000000"/>
                <w:lang w:val="pt-BR" w:eastAsia="pt-BR"/>
              </w:rPr>
              <w:t>. São Paulo: Editora LTC, 2006.</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 xml:space="preserve">OLIFER &amp; OLIFER. </w:t>
            </w:r>
            <w:r w:rsidRPr="00BF1A4C">
              <w:rPr>
                <w:b/>
                <w:color w:val="000000"/>
                <w:lang w:val="pt-BR" w:eastAsia="pt-BR"/>
              </w:rPr>
              <w:t>Redes de computadores: princípios, tecnologias e protocolos para o projeto de redes</w:t>
            </w:r>
            <w:r w:rsidRPr="00BF1A4C">
              <w:rPr>
                <w:color w:val="000000"/>
                <w:lang w:val="pt-BR" w:eastAsia="pt-BR"/>
              </w:rPr>
              <w:t>. São Paulo: Editora LTC, 2008.</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BF1A4C" w:rsidRDefault="001B2101" w:rsidP="00042E59">
            <w:pPr>
              <w:pStyle w:val="Corpodetexto"/>
              <w:spacing w:after="0"/>
              <w:jc w:val="both"/>
              <w:rPr>
                <w:lang w:val="pt-BR" w:eastAsia="pt-BR"/>
              </w:rPr>
            </w:pPr>
            <w:r w:rsidRPr="00BF1A4C">
              <w:rPr>
                <w:lang w:val="pt-BR" w:eastAsia="pt-BR"/>
              </w:rPr>
              <w:t xml:space="preserve">STARLIN, G. </w:t>
            </w:r>
            <w:r w:rsidRPr="00BF1A4C">
              <w:rPr>
                <w:b/>
                <w:lang w:val="pt-BR" w:eastAsia="pt-BR"/>
              </w:rPr>
              <w:t>Redes de computadores comunicação de dados TCP/IP: conceitos, protocolos e uso.</w:t>
            </w:r>
            <w:r w:rsidRPr="00BF1A4C">
              <w:rPr>
                <w:lang w:val="pt-BR" w:eastAsia="pt-BR"/>
              </w:rPr>
              <w:t xml:space="preserve"> Rio de Janeiro: Alta Books, 2004.</w:t>
            </w:r>
          </w:p>
          <w:p w:rsidR="001B2101" w:rsidRPr="00BF1A4C" w:rsidRDefault="001B2101" w:rsidP="00042E59">
            <w:pPr>
              <w:pStyle w:val="Corpodetexto"/>
              <w:spacing w:after="0"/>
              <w:jc w:val="both"/>
              <w:rPr>
                <w:lang w:val="pt-BR" w:eastAsia="pt-BR"/>
              </w:rPr>
            </w:pPr>
            <w:r w:rsidRPr="00BF1A4C">
              <w:rPr>
                <w:lang w:val="pt-BR" w:eastAsia="pt-BR"/>
              </w:rPr>
              <w:t xml:space="preserve">ALECRIM, P. D. de. </w:t>
            </w:r>
            <w:r w:rsidRPr="00BF1A4C">
              <w:rPr>
                <w:b/>
                <w:lang w:val="pt-BR" w:eastAsia="pt-BR"/>
              </w:rPr>
              <w:t>Simulação computacional para redes de computadores</w:t>
            </w:r>
            <w:r w:rsidRPr="00BF1A4C">
              <w:rPr>
                <w:lang w:val="pt-BR" w:eastAsia="pt-BR"/>
              </w:rPr>
              <w:t>. Rio de Janeiro: Ciência Moderna, 2009.</w:t>
            </w:r>
          </w:p>
          <w:p w:rsidR="001B2101" w:rsidRPr="00BF1A4C" w:rsidRDefault="001B2101" w:rsidP="00042E59">
            <w:pPr>
              <w:pStyle w:val="Corpodetexto"/>
              <w:spacing w:after="0"/>
              <w:jc w:val="both"/>
              <w:rPr>
                <w:lang w:val="pt-BR" w:eastAsia="pt-BR"/>
              </w:rPr>
            </w:pPr>
            <w:r w:rsidRPr="00BF1A4C">
              <w:rPr>
                <w:lang w:val="pt-BR" w:eastAsia="pt-BR"/>
              </w:rPr>
              <w:t xml:space="preserve">SOUZA, L. </w:t>
            </w:r>
            <w:r w:rsidRPr="00BF1A4C">
              <w:rPr>
                <w:bCs/>
                <w:lang w:val="pt-BR" w:eastAsia="pt-BR"/>
              </w:rPr>
              <w:t>B. de.</w:t>
            </w:r>
            <w:r w:rsidRPr="00BF1A4C">
              <w:rPr>
                <w:b/>
                <w:bCs/>
                <w:lang w:val="pt-BR" w:eastAsia="pt-BR"/>
              </w:rPr>
              <w:t xml:space="preserve"> Redes de computadores</w:t>
            </w:r>
            <w:r w:rsidRPr="00BF1A4C">
              <w:rPr>
                <w:lang w:val="pt-BR" w:eastAsia="pt-BR"/>
              </w:rPr>
              <w:t>: guia total. São Paulo: Érica, 2009.</w:t>
            </w:r>
          </w:p>
          <w:p w:rsidR="001B2101" w:rsidRPr="00BF1A4C" w:rsidRDefault="001B2101" w:rsidP="00042E59">
            <w:pPr>
              <w:pStyle w:val="Corpodetexto"/>
              <w:spacing w:after="0"/>
              <w:jc w:val="both"/>
              <w:rPr>
                <w:lang w:val="pt-BR" w:eastAsia="pt-BR"/>
              </w:rPr>
            </w:pPr>
            <w:r w:rsidRPr="00BF1A4C">
              <w:rPr>
                <w:lang w:val="pt-BR" w:eastAsia="pt-BR"/>
              </w:rPr>
              <w:t xml:space="preserve">DERFLER JR., Frank J. &amp; Freed, Lês. </w:t>
            </w:r>
            <w:r w:rsidRPr="00BF1A4C">
              <w:rPr>
                <w:b/>
                <w:lang w:val="pt-BR" w:eastAsia="pt-BR"/>
              </w:rPr>
              <w:t>Tudo sobre Cabeamento de Redes</w:t>
            </w:r>
            <w:r w:rsidRPr="00BF1A4C">
              <w:rPr>
                <w:lang w:val="pt-BR" w:eastAsia="pt-BR"/>
              </w:rPr>
              <w:t>. Ed. Câmpus, 1994.</w:t>
            </w:r>
          </w:p>
          <w:p w:rsidR="001B2101" w:rsidRPr="00BF1A4C" w:rsidRDefault="001B2101" w:rsidP="00042E59">
            <w:pPr>
              <w:pStyle w:val="Corpodetexto"/>
              <w:spacing w:after="0"/>
              <w:jc w:val="both"/>
              <w:rPr>
                <w:color w:val="00B050"/>
                <w:lang w:val="pt-BR" w:eastAsia="pt-BR"/>
              </w:rPr>
            </w:pPr>
            <w:r w:rsidRPr="00BF1A4C">
              <w:rPr>
                <w:lang w:val="pt-BR" w:eastAsia="pt-BR"/>
              </w:rPr>
              <w:t xml:space="preserve">LOWE, Doug. </w:t>
            </w:r>
            <w:r w:rsidRPr="00BF1A4C">
              <w:rPr>
                <w:b/>
                <w:lang w:val="pt-BR" w:eastAsia="pt-BR"/>
              </w:rPr>
              <w:t>Redes Locais para Leigos</w:t>
            </w:r>
            <w:r w:rsidRPr="00BF1A4C">
              <w:rPr>
                <w:lang w:val="pt-BR" w:eastAsia="pt-BR"/>
              </w:rPr>
              <w:t>. Berkeley Brasil Editora. 1994.</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tcPr>
          <w:p w:rsidR="001B2101" w:rsidRPr="00A87E9E" w:rsidRDefault="001B2101" w:rsidP="00042E59">
            <w:pPr>
              <w:rPr>
                <w:rFonts w:cs="Times New Roman"/>
                <w:b/>
                <w:lang w:val="pt-BR"/>
              </w:rPr>
            </w:pPr>
            <w:r w:rsidRPr="00A87E9E">
              <w:rPr>
                <w:rFonts w:cs="Times New Roman"/>
                <w:b/>
                <w:lang w:val="pt-BR"/>
              </w:rPr>
              <w:t>Sistemas Operacionais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pStyle w:val="NormalWeb"/>
              <w:spacing w:before="0" w:after="0"/>
              <w:jc w:val="both"/>
              <w:rPr>
                <w:rFonts w:cs="Times New Roman"/>
                <w:lang w:val="pt-BR"/>
              </w:rPr>
            </w:pPr>
            <w:r w:rsidRPr="00A87E9E">
              <w:rPr>
                <w:rFonts w:cs="Times New Roman"/>
                <w:lang w:val="pt-BR"/>
              </w:rPr>
              <w:t>Introdução. Histórico</w:t>
            </w:r>
            <w:r w:rsidRPr="00A87E9E">
              <w:rPr>
                <w:lang w:val="pt-BR"/>
              </w:rPr>
              <w:t xml:space="preserve"> dos Sistemas Operacionais</w:t>
            </w:r>
            <w:r w:rsidRPr="00A87E9E">
              <w:rPr>
                <w:rFonts w:cs="Times New Roman"/>
                <w:lang w:val="pt-BR"/>
              </w:rPr>
              <w:t>. Classificação</w:t>
            </w:r>
            <w:r w:rsidRPr="00A87E9E">
              <w:rPr>
                <w:lang w:val="pt-BR"/>
              </w:rPr>
              <w:t xml:space="preserve"> e</w:t>
            </w:r>
            <w:r w:rsidRPr="00A87E9E">
              <w:rPr>
                <w:rFonts w:cs="Times New Roman"/>
                <w:lang w:val="pt-BR"/>
              </w:rPr>
              <w:t xml:space="preserve"> </w:t>
            </w:r>
            <w:r w:rsidRPr="00A87E9E">
              <w:rPr>
                <w:lang w:val="pt-BR"/>
              </w:rPr>
              <w:t>c</w:t>
            </w:r>
            <w:r w:rsidRPr="00A87E9E">
              <w:rPr>
                <w:rFonts w:cs="Times New Roman"/>
                <w:lang w:val="pt-BR"/>
              </w:rPr>
              <w:t>omponentes básicos</w:t>
            </w:r>
            <w:r w:rsidRPr="00A87E9E">
              <w:rPr>
                <w:lang w:val="pt-BR"/>
              </w:rPr>
              <w:t xml:space="preserve"> dos sistemas operacionais</w:t>
            </w:r>
            <w:r w:rsidRPr="00A87E9E">
              <w:rPr>
                <w:rFonts w:cs="Times New Roman"/>
                <w:lang w:val="pt-BR"/>
              </w:rPr>
              <w:t xml:space="preserve">. Interrupção. </w:t>
            </w:r>
            <w:r w:rsidRPr="00A87E9E">
              <w:rPr>
                <w:lang w:val="pt-BR"/>
              </w:rPr>
              <w:t>Gerenciamento e escalonamento de p</w:t>
            </w:r>
            <w:r w:rsidRPr="00A87E9E">
              <w:rPr>
                <w:rFonts w:cs="Times New Roman"/>
                <w:lang w:val="pt-BR"/>
              </w:rPr>
              <w:t xml:space="preserve">rocessos: </w:t>
            </w:r>
            <w:r w:rsidRPr="00A87E9E">
              <w:rPr>
                <w:lang w:val="pt-BR"/>
              </w:rPr>
              <w:t>e</w:t>
            </w:r>
            <w:r w:rsidRPr="00A87E9E">
              <w:rPr>
                <w:rFonts w:cs="Times New Roman"/>
                <w:lang w:val="pt-BR"/>
              </w:rPr>
              <w:t xml:space="preserve">stados; </w:t>
            </w:r>
            <w:r w:rsidRPr="00A87E9E">
              <w:rPr>
                <w:lang w:val="pt-BR"/>
              </w:rPr>
              <w:t>m</w:t>
            </w:r>
            <w:r w:rsidRPr="00A87E9E">
              <w:rPr>
                <w:rFonts w:cs="Times New Roman"/>
                <w:lang w:val="pt-BR"/>
              </w:rPr>
              <w:t xml:space="preserve">udanças de estado; </w:t>
            </w:r>
            <w:r w:rsidRPr="00A87E9E">
              <w:rPr>
                <w:lang w:val="pt-BR"/>
              </w:rPr>
              <w:t>m</w:t>
            </w:r>
            <w:r w:rsidRPr="00A87E9E">
              <w:rPr>
                <w:rFonts w:cs="Times New Roman"/>
                <w:lang w:val="pt-BR"/>
              </w:rPr>
              <w:t>odelo</w:t>
            </w:r>
            <w:r w:rsidRPr="00A87E9E">
              <w:rPr>
                <w:lang w:val="pt-BR"/>
              </w:rPr>
              <w:t>s</w:t>
            </w:r>
            <w:r w:rsidRPr="00A87E9E">
              <w:rPr>
                <w:rFonts w:cs="Times New Roman"/>
                <w:lang w:val="pt-BR"/>
              </w:rPr>
              <w:t xml:space="preserve"> de comunicação entre processos; </w:t>
            </w:r>
            <w:r w:rsidRPr="00A87E9E">
              <w:rPr>
                <w:lang w:val="pt-BR"/>
              </w:rPr>
              <w:t>p</w:t>
            </w:r>
            <w:r w:rsidRPr="00A87E9E">
              <w:rPr>
                <w:rFonts w:cs="Times New Roman"/>
                <w:lang w:val="pt-BR"/>
              </w:rPr>
              <w:t>roblemas clássicos de comunicação entre processos. Deadlock e Starvations. Gerência de memória. Sistema de arquivos. Gerenciamento de dispositivos.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Básica</w:t>
            </w:r>
          </w:p>
        </w:tc>
        <w:tc>
          <w:tcPr>
            <w:tcW w:w="7512" w:type="dxa"/>
          </w:tcPr>
          <w:p w:rsidR="001B2101" w:rsidRPr="00A87E9E" w:rsidRDefault="001B2101" w:rsidP="00042E59">
            <w:pPr>
              <w:pStyle w:val="NormalWeb"/>
              <w:spacing w:before="0" w:after="0"/>
              <w:jc w:val="both"/>
              <w:rPr>
                <w:lang w:val="pt-BR"/>
              </w:rPr>
            </w:pPr>
            <w:r w:rsidRPr="00A87E9E">
              <w:rPr>
                <w:rFonts w:cs="Times New Roman"/>
                <w:lang w:val="pt-BR"/>
              </w:rPr>
              <w:t xml:space="preserve">TANENBAUM, A. S. </w:t>
            </w:r>
            <w:r w:rsidRPr="00A87E9E">
              <w:rPr>
                <w:rFonts w:cs="Times New Roman"/>
                <w:b/>
                <w:lang w:val="pt-BR"/>
              </w:rPr>
              <w:t>Sistemas Operacionais Modernos</w:t>
            </w:r>
            <w:r w:rsidRPr="00A87E9E">
              <w:rPr>
                <w:rFonts w:cs="Times New Roman"/>
                <w:lang w:val="pt-BR"/>
              </w:rPr>
              <w:t>. 3. ed. São Paulo: Pearson, 2009.</w:t>
            </w:r>
          </w:p>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DEITEL, H. M. et al. </w:t>
            </w:r>
            <w:r w:rsidRPr="00A87E9E">
              <w:rPr>
                <w:rFonts w:cs="Times New Roman"/>
                <w:b/>
                <w:lang w:val="pt-BR"/>
              </w:rPr>
              <w:t>Sistemas Operacionais</w:t>
            </w:r>
            <w:r w:rsidRPr="00A87E9E">
              <w:rPr>
                <w:rFonts w:cs="Times New Roman"/>
                <w:lang w:val="pt-BR"/>
              </w:rPr>
              <w:t>. 3. ed. São Paulo: Pearson Education, 2010.</w:t>
            </w:r>
          </w:p>
          <w:p w:rsidR="001B2101" w:rsidRPr="00A87E9E" w:rsidRDefault="001B2101" w:rsidP="00042E59">
            <w:pPr>
              <w:pStyle w:val="NormalWeb"/>
              <w:spacing w:before="0" w:after="0"/>
              <w:jc w:val="both"/>
              <w:rPr>
                <w:rFonts w:cs="Times New Roman"/>
                <w:lang w:val="pt-BR"/>
              </w:rPr>
            </w:pPr>
            <w:r w:rsidRPr="00A87E9E">
              <w:rPr>
                <w:rFonts w:cs="Times New Roman"/>
                <w:lang w:val="pt-BR"/>
              </w:rPr>
              <w:lastRenderedPageBreak/>
              <w:t>STUART, B. L.</w:t>
            </w:r>
            <w:r w:rsidRPr="00A87E9E">
              <w:rPr>
                <w:rFonts w:cs="Times New Roman"/>
                <w:bCs/>
                <w:lang w:val="pt-BR"/>
              </w:rPr>
              <w:t xml:space="preserve"> </w:t>
            </w:r>
            <w:r w:rsidRPr="00A87E9E">
              <w:rPr>
                <w:rFonts w:cs="Times New Roman"/>
                <w:b/>
                <w:bCs/>
                <w:lang w:val="pt-BR"/>
              </w:rPr>
              <w:t>Princípios de Sistemas Operacionais: projetos  e aplicações</w:t>
            </w:r>
            <w:r w:rsidRPr="00A87E9E">
              <w:rPr>
                <w:rFonts w:cs="Times New Roman"/>
                <w:bCs/>
                <w:lang w:val="pt-BR"/>
              </w:rPr>
              <w:t>. São Paulo: Cencage,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Bibliografia complementar</w:t>
            </w:r>
          </w:p>
        </w:tc>
        <w:tc>
          <w:tcPr>
            <w:tcW w:w="7512" w:type="dxa"/>
            <w:tcBorders>
              <w:bottom w:val="single" w:sz="4" w:space="0" w:color="auto"/>
            </w:tcBorders>
          </w:tcPr>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MARQUES, J. A; et. all. </w:t>
            </w:r>
            <w:r w:rsidRPr="00A87E9E">
              <w:rPr>
                <w:rFonts w:cs="Times New Roman"/>
                <w:b/>
                <w:lang w:val="pt-BR"/>
              </w:rPr>
              <w:t xml:space="preserve">Sistemas Operacionais. </w:t>
            </w:r>
            <w:r w:rsidRPr="00A87E9E">
              <w:rPr>
                <w:rFonts w:cs="Times New Roman"/>
                <w:lang w:val="pt-BR"/>
              </w:rPr>
              <w:t>Rio de Janeiro: LTC, 2011.</w:t>
            </w:r>
          </w:p>
          <w:p w:rsidR="001B2101" w:rsidRPr="00A87E9E" w:rsidRDefault="001B2101" w:rsidP="00042E59">
            <w:pPr>
              <w:pStyle w:val="NormalWeb"/>
              <w:spacing w:before="0" w:after="0"/>
              <w:jc w:val="both"/>
              <w:rPr>
                <w:lang w:val="pt-BR"/>
              </w:rPr>
            </w:pPr>
            <w:r w:rsidRPr="00A87E9E">
              <w:rPr>
                <w:rFonts w:cs="Times New Roman"/>
                <w:lang w:val="pt-BR"/>
              </w:rPr>
              <w:t xml:space="preserve">TANENBAUM, A. S.; WOODHULL, A. S. </w:t>
            </w:r>
            <w:r w:rsidRPr="00A87E9E">
              <w:rPr>
                <w:rFonts w:cs="Times New Roman"/>
                <w:b/>
                <w:lang w:val="pt-BR"/>
              </w:rPr>
              <w:t>Sistemas Operacionais, projeto e implementação</w:t>
            </w:r>
            <w:r w:rsidRPr="00A87E9E">
              <w:rPr>
                <w:rFonts w:cs="Times New Roman"/>
                <w:lang w:val="pt-BR"/>
              </w:rPr>
              <w:t>. 3. ed. Porto Alegre: Bookman Companhia, 2008.</w:t>
            </w:r>
          </w:p>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CARISSIMI, A.; TOSCANI, S.; OLIVEIRA, R. S. De. </w:t>
            </w:r>
            <w:r w:rsidRPr="00A87E9E">
              <w:rPr>
                <w:rFonts w:cs="Times New Roman"/>
                <w:b/>
                <w:lang w:val="pt-BR"/>
              </w:rPr>
              <w:t>Sistemas Operacionais</w:t>
            </w:r>
            <w:r w:rsidRPr="00A87E9E">
              <w:rPr>
                <w:rFonts w:cs="Times New Roman"/>
                <w:lang w:val="pt-BR"/>
              </w:rPr>
              <w:t>. 4. ed. Porto Alegre: Bookman Companhia,2010.</w:t>
            </w:r>
          </w:p>
          <w:p w:rsidR="001B2101" w:rsidRPr="00A87E9E" w:rsidRDefault="001B2101" w:rsidP="00042E59">
            <w:pPr>
              <w:pStyle w:val="NormalWeb"/>
              <w:spacing w:before="0" w:after="0"/>
              <w:jc w:val="both"/>
              <w:rPr>
                <w:lang w:val="pt-BR"/>
              </w:rPr>
            </w:pPr>
            <w:r w:rsidRPr="00A87E9E">
              <w:rPr>
                <w:rFonts w:cs="Times New Roman"/>
                <w:lang w:val="pt-BR"/>
              </w:rPr>
              <w:t xml:space="preserve">MACHADO, F. B.; MAIA, L. P. </w:t>
            </w:r>
            <w:r w:rsidRPr="00A87E9E">
              <w:rPr>
                <w:rFonts w:cs="Times New Roman"/>
                <w:b/>
                <w:lang w:val="pt-BR"/>
              </w:rPr>
              <w:t>Arquitetura de Sistemas Operacionais</w:t>
            </w:r>
            <w:r w:rsidRPr="00A87E9E">
              <w:rPr>
                <w:rFonts w:cs="Times New Roman"/>
                <w:lang w:val="pt-BR"/>
              </w:rPr>
              <w:t xml:space="preserve">. 4. ed. Rio de Janeiro: LTC, 2007. </w:t>
            </w:r>
          </w:p>
          <w:p w:rsidR="001B2101" w:rsidRPr="00A87E9E" w:rsidRDefault="001B2101" w:rsidP="00042E59">
            <w:pPr>
              <w:pStyle w:val="NormalWeb"/>
              <w:spacing w:before="0" w:after="0"/>
              <w:jc w:val="both"/>
              <w:rPr>
                <w:lang w:val="pt-BR"/>
              </w:rPr>
            </w:pPr>
            <w:r w:rsidRPr="00A87E9E">
              <w:rPr>
                <w:rFonts w:cs="Times New Roman"/>
                <w:lang w:val="pt-BR"/>
              </w:rPr>
              <w:t xml:space="preserve">SILBERSCHATZ, A; GALVIN, P; GAGNE, G. </w:t>
            </w:r>
            <w:r w:rsidRPr="00A87E9E">
              <w:rPr>
                <w:rFonts w:cs="Times New Roman"/>
                <w:b/>
                <w:lang w:val="pt-BR"/>
              </w:rPr>
              <w:t>Fundamentos de Sistemas Operacionais</w:t>
            </w:r>
            <w:r w:rsidRPr="00A87E9E">
              <w:rPr>
                <w:rFonts w:cs="Times New Roman"/>
                <w:lang w:val="pt-BR"/>
              </w:rPr>
              <w:t>. 8. ed. Rio de Janeiro: LTC, 2010.</w:t>
            </w:r>
          </w:p>
        </w:tc>
      </w:tr>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Prática como componente curricular III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tcPr>
          <w:p w:rsidR="001B2101" w:rsidRPr="00A87E9E" w:rsidRDefault="001B2101" w:rsidP="00042E59">
            <w:pPr>
              <w:jc w:val="both"/>
              <w:rPr>
                <w:rStyle w:val="s15verdanaboldcinza"/>
                <w:lang w:val="pt-BR"/>
              </w:rPr>
            </w:pPr>
            <w:r w:rsidRPr="00A87E9E">
              <w:rPr>
                <w:lang w:val="pt-BR"/>
              </w:rPr>
              <w:t>O foco é a sala de aula e seus desafios. Visa conhecer e analisar a sala de aula como um espaço eleito  como responsável pela educação formal e seus desafios ao longo da história. Trata-se da sala de aula como uma realidade que contém muitas realidades.</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Borders>
              <w:bottom w:val="single" w:sz="4" w:space="0" w:color="auto"/>
            </w:tcBorders>
          </w:tcPr>
          <w:p w:rsidR="001B2101" w:rsidRPr="00A87E9E" w:rsidRDefault="001B2101" w:rsidP="00042E59">
            <w:pPr>
              <w:pStyle w:val="referencia"/>
              <w:spacing w:before="0" w:after="0"/>
              <w:ind w:firstLine="0"/>
            </w:pPr>
            <w:r w:rsidRPr="00A87E9E">
              <w:t xml:space="preserve">GAMBOA, M. C. </w:t>
            </w:r>
            <w:r w:rsidRPr="00A87E9E">
              <w:rPr>
                <w:b/>
              </w:rPr>
              <w:t>Prática de ensino</w:t>
            </w:r>
            <w:r w:rsidRPr="00A87E9E">
              <w:t>. Alagoas: EDUFAL, 2011.</w:t>
            </w:r>
          </w:p>
          <w:p w:rsidR="001B2101" w:rsidRPr="00A87E9E" w:rsidRDefault="001B2101" w:rsidP="00042E59">
            <w:pPr>
              <w:jc w:val="both"/>
              <w:rPr>
                <w:rStyle w:val="s15verdanaboldcinza"/>
                <w:lang w:val="pt-BR"/>
              </w:rPr>
            </w:pPr>
            <w:r w:rsidRPr="00A87E9E">
              <w:rPr>
                <w:rStyle w:val="s15verdanaboldcinza"/>
                <w:lang w:val="pt-BR"/>
              </w:rPr>
              <w:t xml:space="preserve">TEIXEIRA, Adla Betsaida Martins. </w:t>
            </w:r>
            <w:r w:rsidRPr="00A87E9E">
              <w:rPr>
                <w:rStyle w:val="s15verdanaboldcinza"/>
                <w:b/>
                <w:lang w:val="pt-BR"/>
              </w:rPr>
              <w:t>Temas atuais em didática</w:t>
            </w:r>
            <w:r w:rsidRPr="00A87E9E">
              <w:rPr>
                <w:rStyle w:val="s15verdanaboldcinza"/>
                <w:lang w:val="pt-BR"/>
              </w:rPr>
              <w:t>. Belo Horizonte: UFMG, 2010.</w:t>
            </w:r>
          </w:p>
          <w:p w:rsidR="001B2101" w:rsidRPr="00A87E9E" w:rsidRDefault="001B2101" w:rsidP="00042E59">
            <w:pPr>
              <w:jc w:val="both"/>
              <w:rPr>
                <w:rStyle w:val="s15verdanaboldcinza"/>
                <w:lang w:val="pt-BR"/>
              </w:rPr>
            </w:pPr>
            <w:r w:rsidRPr="00A87E9E">
              <w:rPr>
                <w:rStyle w:val="s15verdanaboldcinza"/>
                <w:lang w:val="pt-BR"/>
              </w:rPr>
              <w:t xml:space="preserve">TIBEAU, C. C. P. M. </w:t>
            </w:r>
            <w:r w:rsidRPr="00A87E9E">
              <w:rPr>
                <w:rStyle w:val="s15verdanaboldcinza"/>
                <w:b/>
                <w:lang w:val="pt-BR"/>
              </w:rPr>
              <w:t>Didática com criatividade</w:t>
            </w:r>
            <w:r w:rsidRPr="00A87E9E">
              <w:rPr>
                <w:rStyle w:val="s15verdanaboldcinza"/>
                <w:lang w:val="pt-BR"/>
              </w:rPr>
              <w:t>. São Paulo: Icone,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kern w:val="0"/>
                <w:lang w:val="pt-BR" w:eastAsia="pt-BR" w:bidi="ar-SA"/>
              </w:rPr>
            </w:pPr>
            <w:r w:rsidRPr="00A87E9E">
              <w:rPr>
                <w:rFonts w:cs="Times New Roman"/>
                <w:kern w:val="0"/>
                <w:lang w:val="pt-BR" w:eastAsia="pt-BR" w:bidi="ar-SA"/>
              </w:rPr>
              <w:t xml:space="preserve">AYRES, Antônio Tadeu. </w:t>
            </w:r>
            <w:r w:rsidRPr="00A87E9E">
              <w:rPr>
                <w:rFonts w:cs="Times New Roman"/>
                <w:b/>
                <w:kern w:val="0"/>
                <w:lang w:val="pt-BR" w:eastAsia="pt-BR" w:bidi="ar-SA"/>
              </w:rPr>
              <w:t>Prática pedagógica competente: ampliando os saberes do professor</w:t>
            </w:r>
            <w:r w:rsidRPr="00A87E9E">
              <w:rPr>
                <w:rFonts w:cs="Times New Roman"/>
                <w:kern w:val="0"/>
                <w:lang w:val="pt-BR" w:eastAsia="pt-BR" w:bidi="ar-SA"/>
              </w:rPr>
              <w:t>. Petrópolis, Rio de Janeiro: Vozes, 2004.</w:t>
            </w:r>
          </w:p>
          <w:p w:rsidR="001B2101" w:rsidRPr="00A87E9E" w:rsidRDefault="001B2101" w:rsidP="00042E59">
            <w:pPr>
              <w:jc w:val="both"/>
              <w:rPr>
                <w:rStyle w:val="s15verdanaboldcinza"/>
                <w:lang w:val="pt-BR"/>
              </w:rPr>
            </w:pPr>
            <w:r w:rsidRPr="00A87E9E">
              <w:rPr>
                <w:rStyle w:val="s15verdanaboldcinza"/>
                <w:lang w:val="pt-BR"/>
              </w:rPr>
              <w:t xml:space="preserve">CAMPOS, C. de M. </w:t>
            </w:r>
            <w:r w:rsidRPr="00A87E9E">
              <w:rPr>
                <w:rStyle w:val="s15verdanaboldcinza"/>
                <w:b/>
                <w:lang w:val="pt-BR"/>
              </w:rPr>
              <w:t>Saberes docentes e autonomia de professores</w:t>
            </w:r>
            <w:r w:rsidRPr="00A87E9E">
              <w:rPr>
                <w:rStyle w:val="s15verdanaboldcinza"/>
                <w:lang w:val="pt-BR"/>
              </w:rPr>
              <w:t>. Rio de Janeiro: Vozes, 2007.</w:t>
            </w:r>
          </w:p>
          <w:p w:rsidR="001B2101" w:rsidRPr="00A87E9E" w:rsidRDefault="001B2101" w:rsidP="00042E59">
            <w:pPr>
              <w:jc w:val="both"/>
              <w:rPr>
                <w:rStyle w:val="s15verdanaboldcinza"/>
                <w:lang w:val="pt-BR"/>
              </w:rPr>
            </w:pPr>
            <w:r w:rsidRPr="00A87E9E">
              <w:rPr>
                <w:rStyle w:val="s15verdanaboldcinza"/>
                <w:lang w:val="pt-BR"/>
              </w:rPr>
              <w:t xml:space="preserve">GUIMARÃES, V. S. </w:t>
            </w:r>
            <w:r w:rsidRPr="00A87E9E">
              <w:rPr>
                <w:rStyle w:val="s15verdanaboldcinza"/>
                <w:b/>
                <w:lang w:val="pt-BR"/>
              </w:rPr>
              <w:t>Formação de Professores: saberes, identidade e profissão</w:t>
            </w:r>
            <w:r w:rsidRPr="00A87E9E">
              <w:rPr>
                <w:rStyle w:val="s15verdanaboldcinza"/>
                <w:lang w:val="pt-BR"/>
              </w:rPr>
              <w:t>. Campinas: Papirus, 2004.</w:t>
            </w:r>
          </w:p>
          <w:p w:rsidR="001B2101" w:rsidRPr="00A87E9E" w:rsidRDefault="001B2101" w:rsidP="00042E59">
            <w:pPr>
              <w:jc w:val="both"/>
              <w:rPr>
                <w:rStyle w:val="s15verdanaboldcinza"/>
                <w:lang w:val="pt-BR"/>
              </w:rPr>
            </w:pPr>
            <w:r w:rsidRPr="00A87E9E">
              <w:rPr>
                <w:rStyle w:val="s15verdanaboldcinza"/>
                <w:lang w:val="pt-BR"/>
              </w:rPr>
              <w:t xml:space="preserve">IMBERSON, F. </w:t>
            </w:r>
            <w:r w:rsidRPr="00A87E9E">
              <w:rPr>
                <w:rStyle w:val="s15verdanaboldcinza"/>
                <w:b/>
                <w:lang w:val="pt-BR"/>
              </w:rPr>
              <w:t>Formação continuada de professores</w:t>
            </w:r>
            <w:r w:rsidRPr="00A87E9E">
              <w:rPr>
                <w:rStyle w:val="s15verdanaboldcinza"/>
                <w:lang w:val="pt-BR"/>
              </w:rPr>
              <w:t>. Porto Alegre: Artmed, 2009.</w:t>
            </w:r>
          </w:p>
          <w:p w:rsidR="001B2101" w:rsidRPr="00A87E9E" w:rsidRDefault="001B2101" w:rsidP="00042E59">
            <w:pPr>
              <w:jc w:val="both"/>
              <w:rPr>
                <w:rStyle w:val="s15verdanaboldcinza"/>
                <w:lang w:val="pt-BR"/>
              </w:rPr>
            </w:pPr>
            <w:r w:rsidRPr="00A87E9E">
              <w:rPr>
                <w:rStyle w:val="s15verdanaboldcinza"/>
                <w:lang w:val="pt-BR"/>
              </w:rPr>
              <w:t xml:space="preserve">ALARCÃO, I. </w:t>
            </w:r>
            <w:r w:rsidRPr="00A87E9E">
              <w:rPr>
                <w:rStyle w:val="s15verdanaboldcinza"/>
                <w:b/>
                <w:lang w:val="pt-BR"/>
              </w:rPr>
              <w:t>Professores reflexivos em uma escola reflexiva</w:t>
            </w:r>
            <w:r w:rsidRPr="00A87E9E">
              <w:rPr>
                <w:rStyle w:val="s15verdanaboldcinza"/>
                <w:lang w:val="pt-BR"/>
              </w:rPr>
              <w:t>. São Paulo: Cortez, 2010.</w:t>
            </w:r>
          </w:p>
        </w:tc>
      </w:tr>
    </w:tbl>
    <w:p w:rsidR="001B2101" w:rsidRPr="00A87E9E" w:rsidRDefault="001B2101" w:rsidP="00E01E75">
      <w:pPr>
        <w:pStyle w:val="PPCs"/>
        <w:numPr>
          <w:ilvl w:val="1"/>
          <w:numId w:val="10"/>
        </w:numPr>
      </w:pPr>
      <w:bookmarkStart w:id="70" w:name="_Toc388901807"/>
      <w:bookmarkStart w:id="71" w:name="_Toc391299547"/>
      <w:r w:rsidRPr="00A87E9E">
        <w:t>Ementário para o 4º período</w:t>
      </w:r>
      <w:bookmarkEnd w:id="70"/>
      <w:bookmarkEnd w:id="71"/>
    </w:p>
    <w:p w:rsidR="001B2101" w:rsidRPr="00A87E9E" w:rsidRDefault="001B2101" w:rsidP="001B2101">
      <w:pPr>
        <w:pStyle w:val="Legenda"/>
        <w:rPr>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shd w:val="clear" w:color="auto" w:fill="auto"/>
            <w:vAlign w:val="center"/>
          </w:tcPr>
          <w:p w:rsidR="001B2101" w:rsidRPr="00A87E9E" w:rsidRDefault="001B2101" w:rsidP="001B2101">
            <w:pPr>
              <w:pStyle w:val="Subttulo"/>
              <w:rPr>
                <w:b w:val="0"/>
                <w:lang w:val="pt-BR"/>
              </w:rPr>
            </w:pPr>
            <w:r w:rsidRPr="00A87E9E">
              <w:rPr>
                <w:b w:val="0"/>
                <w:lang w:val="pt-BR"/>
              </w:rPr>
              <w:t>4º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Estatística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jc w:val="both"/>
              <w:rPr>
                <w:rFonts w:cs="Times New Roman"/>
                <w:lang w:val="pt-BR"/>
              </w:rPr>
            </w:pPr>
            <w:r w:rsidRPr="00A87E9E">
              <w:rPr>
                <w:bCs/>
                <w:lang w:val="pt-BR"/>
              </w:rPr>
              <w:t xml:space="preserve">Conceitos de Estatística Básica: </w:t>
            </w:r>
            <w:r w:rsidRPr="00A87E9E">
              <w:rPr>
                <w:lang w:val="pt-BR"/>
              </w:rPr>
              <w:t>Tipos de dados e variáveis; População e amostra; Tipos de amostragem; </w:t>
            </w:r>
            <w:r w:rsidRPr="00A87E9E">
              <w:rPr>
                <w:bCs/>
                <w:sz w:val="14"/>
                <w:szCs w:val="14"/>
                <w:lang w:val="pt-BR"/>
              </w:rPr>
              <w:t xml:space="preserve">     </w:t>
            </w:r>
            <w:r w:rsidRPr="00A87E9E">
              <w:rPr>
                <w:bCs/>
                <w:lang w:val="pt-BR"/>
              </w:rPr>
              <w:t xml:space="preserve">Estatística descritiva: </w:t>
            </w:r>
            <w:r w:rsidRPr="00A87E9E">
              <w:rPr>
                <w:lang w:val="pt-BR"/>
              </w:rPr>
              <w:t>Coleta, organização e apresentação de dados; Medidas de Posição; Medidas de Dispersão; </w:t>
            </w:r>
            <w:r w:rsidRPr="00A87E9E">
              <w:rPr>
                <w:sz w:val="14"/>
                <w:szCs w:val="14"/>
                <w:lang w:val="pt-BR"/>
              </w:rPr>
              <w:t xml:space="preserve">   </w:t>
            </w:r>
            <w:r w:rsidRPr="00A87E9E">
              <w:rPr>
                <w:bCs/>
                <w:lang w:val="pt-BR"/>
              </w:rPr>
              <w:t xml:space="preserve">Probabilidade: </w:t>
            </w:r>
            <w:r w:rsidRPr="00A87E9E">
              <w:rPr>
                <w:lang w:val="pt-BR"/>
              </w:rPr>
              <w:t>experimento, espaço amostral, evento, tipos de eventos; Teorema da soma; Probabilidade condicional; Teorema do produto; Independência de eventos;</w:t>
            </w:r>
            <w:r w:rsidRPr="00A87E9E">
              <w:rPr>
                <w:sz w:val="14"/>
                <w:szCs w:val="14"/>
                <w:lang w:val="pt-BR"/>
              </w:rPr>
              <w:t xml:space="preserve">    </w:t>
            </w:r>
            <w:r w:rsidRPr="00A87E9E">
              <w:rPr>
                <w:bCs/>
                <w:lang w:val="pt-BR"/>
              </w:rPr>
              <w:t xml:space="preserve">Distribuições de probabilidades de variáveis aleatórias contínua: </w:t>
            </w:r>
            <w:r w:rsidRPr="00A87E9E">
              <w:rPr>
                <w:lang w:val="pt-BR"/>
              </w:rPr>
              <w:t>Distribuição normal; Propriedades da distribuição normal padrão; </w:t>
            </w:r>
            <w:r w:rsidRPr="00A87E9E">
              <w:rPr>
                <w:sz w:val="14"/>
                <w:szCs w:val="14"/>
                <w:lang w:val="pt-BR"/>
              </w:rPr>
              <w:t xml:space="preserve">  </w:t>
            </w:r>
            <w:r w:rsidRPr="00A87E9E">
              <w:rPr>
                <w:bCs/>
                <w:lang w:val="pt-BR"/>
              </w:rPr>
              <w:t xml:space="preserve">Teoria da estimação: </w:t>
            </w:r>
            <w:r w:rsidRPr="00A87E9E">
              <w:rPr>
                <w:lang w:val="pt-BR"/>
              </w:rPr>
              <w:t>Estimação por ponto e por intervalo; </w:t>
            </w:r>
            <w:r w:rsidRPr="00A87E9E">
              <w:rPr>
                <w:sz w:val="14"/>
                <w:szCs w:val="14"/>
                <w:lang w:val="pt-BR"/>
              </w:rPr>
              <w:t xml:space="preserve"> </w:t>
            </w:r>
            <w:r w:rsidRPr="00A87E9E">
              <w:rPr>
                <w:bCs/>
                <w:lang w:val="pt-BR"/>
              </w:rPr>
              <w:t xml:space="preserve">Teoria da decisão: </w:t>
            </w:r>
            <w:r w:rsidRPr="00A87E9E">
              <w:rPr>
                <w:lang w:val="pt-BR"/>
              </w:rPr>
              <w:t>Testes de hipóteses.</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vAlign w:val="bottom"/>
          </w:tcPr>
          <w:p w:rsidR="001B2101" w:rsidRPr="00A87E9E" w:rsidRDefault="001B2101" w:rsidP="00042E59">
            <w:pPr>
              <w:jc w:val="both"/>
              <w:rPr>
                <w:rFonts w:cs="Times New Roman"/>
                <w:lang w:val="pt-BR"/>
              </w:rPr>
            </w:pPr>
            <w:r w:rsidRPr="00A87E9E">
              <w:rPr>
                <w:lang w:val="pt-BR"/>
              </w:rPr>
              <w:t xml:space="preserve">BUSSAB, W. de O.; MORETIN, P. A. </w:t>
            </w:r>
            <w:r w:rsidRPr="00A87E9E">
              <w:rPr>
                <w:b/>
                <w:bCs/>
                <w:lang w:val="pt-BR"/>
              </w:rPr>
              <w:t>Estatística básica.</w:t>
            </w:r>
            <w:r w:rsidRPr="00A87E9E">
              <w:rPr>
                <w:lang w:val="pt-BR"/>
              </w:rPr>
              <w:t xml:space="preserve"> 7. ed. São Paulo: Saraiva, 2011.</w:t>
            </w:r>
          </w:p>
          <w:p w:rsidR="001B2101" w:rsidRPr="00A87E9E" w:rsidRDefault="001B2101" w:rsidP="00042E59">
            <w:pPr>
              <w:widowControl/>
              <w:suppressAutoHyphens w:val="0"/>
              <w:autoSpaceDN/>
              <w:jc w:val="both"/>
              <w:textAlignment w:val="auto"/>
              <w:rPr>
                <w:lang w:val="pt-BR"/>
              </w:rPr>
            </w:pPr>
            <w:r w:rsidRPr="00A87E9E">
              <w:rPr>
                <w:lang w:val="pt-BR"/>
              </w:rPr>
              <w:lastRenderedPageBreak/>
              <w:t xml:space="preserve">LOPES, L. F.; CAILIARI, L. R. </w:t>
            </w:r>
            <w:r w:rsidRPr="00A87E9E">
              <w:rPr>
                <w:b/>
                <w:lang w:val="pt-BR"/>
              </w:rPr>
              <w:t xml:space="preserve">Matemática aplicada na educação profissional. </w:t>
            </w:r>
            <w:r w:rsidRPr="00A87E9E">
              <w:rPr>
                <w:lang w:val="pt-BR"/>
              </w:rPr>
              <w:t xml:space="preserve">Curitiba: Base editorial, 2010. </w:t>
            </w:r>
          </w:p>
          <w:p w:rsidR="001B2101" w:rsidRPr="00A87E9E" w:rsidRDefault="001B2101" w:rsidP="00042E59">
            <w:pPr>
              <w:widowControl/>
              <w:suppressAutoHyphens w:val="0"/>
              <w:autoSpaceDN/>
              <w:jc w:val="both"/>
              <w:textAlignment w:val="auto"/>
              <w:rPr>
                <w:lang w:val="pt-BR"/>
              </w:rPr>
            </w:pPr>
            <w:r w:rsidRPr="00A87E9E">
              <w:rPr>
                <w:lang w:val="pt-BR"/>
              </w:rPr>
              <w:t xml:space="preserve">MUCELIN, C. A. </w:t>
            </w:r>
            <w:r w:rsidRPr="00A87E9E">
              <w:rPr>
                <w:b/>
                <w:lang w:val="pt-BR"/>
              </w:rPr>
              <w:t xml:space="preserve">Estatística. </w:t>
            </w:r>
            <w:r w:rsidRPr="00A87E9E">
              <w:rPr>
                <w:lang w:val="pt-BR"/>
              </w:rPr>
              <w:t>Curitiba: Editora do livro, 2010.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lastRenderedPageBreak/>
              <w:t>Bibliografia complementar</w:t>
            </w:r>
          </w:p>
        </w:tc>
        <w:tc>
          <w:tcPr>
            <w:tcW w:w="7512" w:type="dxa"/>
            <w:tcBorders>
              <w:bottom w:val="single" w:sz="4" w:space="0" w:color="auto"/>
            </w:tcBorders>
            <w:vAlign w:val="bottom"/>
          </w:tcPr>
          <w:p w:rsidR="001B2101" w:rsidRPr="00A87E9E" w:rsidRDefault="001B2101" w:rsidP="00042E59">
            <w:pPr>
              <w:widowControl/>
              <w:suppressAutoHyphens w:val="0"/>
              <w:autoSpaceDN/>
              <w:textAlignment w:val="auto"/>
              <w:rPr>
                <w:lang w:val="pt-BR"/>
              </w:rPr>
            </w:pPr>
            <w:r w:rsidRPr="00A87E9E">
              <w:rPr>
                <w:lang w:val="pt-BR"/>
              </w:rPr>
              <w:t xml:space="preserve">MORETTIN, P. A. </w:t>
            </w:r>
            <w:r w:rsidRPr="00A87E9E">
              <w:rPr>
                <w:b/>
                <w:lang w:val="pt-BR"/>
              </w:rPr>
              <w:t xml:space="preserve">Introdução a estatística para ciências exatas. </w:t>
            </w:r>
            <w:r w:rsidRPr="00A87E9E">
              <w:rPr>
                <w:lang w:val="pt-BR"/>
              </w:rPr>
              <w:t>São Paulo: Editora atual, 1981.</w:t>
            </w:r>
          </w:p>
          <w:p w:rsidR="001B2101" w:rsidRPr="00A87E9E" w:rsidRDefault="001B2101" w:rsidP="00042E59">
            <w:pPr>
              <w:widowControl/>
              <w:suppressAutoHyphens w:val="0"/>
              <w:autoSpaceDN/>
              <w:textAlignment w:val="auto"/>
              <w:rPr>
                <w:lang w:val="pt-BR"/>
              </w:rPr>
            </w:pPr>
            <w:r w:rsidRPr="00A87E9E">
              <w:rPr>
                <w:lang w:val="pt-BR"/>
              </w:rPr>
              <w:t xml:space="preserve">MARTINS, G. A. </w:t>
            </w:r>
            <w:r w:rsidRPr="00A87E9E">
              <w:rPr>
                <w:b/>
                <w:lang w:val="pt-BR"/>
              </w:rPr>
              <w:t xml:space="preserve">Estatística geral e aplicada. </w:t>
            </w:r>
            <w:r w:rsidRPr="00A87E9E">
              <w:rPr>
                <w:lang w:val="pt-BR"/>
              </w:rPr>
              <w:t>São Paulo: Editora Atlas, 2010. 421 p.</w:t>
            </w:r>
          </w:p>
          <w:p w:rsidR="001B2101" w:rsidRPr="00A87E9E" w:rsidRDefault="001B2101" w:rsidP="00042E59">
            <w:pPr>
              <w:widowControl/>
              <w:suppressAutoHyphens w:val="0"/>
              <w:autoSpaceDN/>
              <w:textAlignment w:val="auto"/>
              <w:rPr>
                <w:lang w:val="pt-BR"/>
              </w:rPr>
            </w:pPr>
            <w:r w:rsidRPr="00A87E9E">
              <w:rPr>
                <w:lang w:val="pt-BR"/>
              </w:rPr>
              <w:t xml:space="preserve">MEYER, P. L. </w:t>
            </w:r>
            <w:r w:rsidRPr="00A87E9E">
              <w:rPr>
                <w:b/>
                <w:lang w:val="pt-BR"/>
              </w:rPr>
              <w:t xml:space="preserve">Probabilidade. </w:t>
            </w:r>
            <w:r w:rsidRPr="00A87E9E">
              <w:rPr>
                <w:lang w:val="pt-BR"/>
              </w:rPr>
              <w:t xml:space="preserve"> 2. ed. Rio de Janeiro: LTC, 1983.</w:t>
            </w:r>
          </w:p>
          <w:p w:rsidR="001B2101" w:rsidRPr="00A87E9E" w:rsidRDefault="001B2101" w:rsidP="00042E59">
            <w:pPr>
              <w:widowControl/>
              <w:suppressAutoHyphens w:val="0"/>
              <w:autoSpaceDN/>
              <w:textAlignment w:val="auto"/>
              <w:rPr>
                <w:lang w:val="pt-BR"/>
              </w:rPr>
            </w:pPr>
            <w:r w:rsidRPr="00A87E9E">
              <w:rPr>
                <w:rFonts w:cs="Times New Roman"/>
                <w:lang w:val="pt-BR"/>
              </w:rPr>
              <w:t xml:space="preserve">DOWNING, D; CLARK, J.  </w:t>
            </w:r>
            <w:r w:rsidRPr="00A87E9E">
              <w:rPr>
                <w:rFonts w:cs="Times New Roman"/>
                <w:b/>
                <w:bCs/>
                <w:iCs/>
                <w:lang w:val="pt-BR"/>
              </w:rPr>
              <w:t>Estatística aplicada</w:t>
            </w:r>
            <w:r w:rsidRPr="00A87E9E">
              <w:rPr>
                <w:rFonts w:cs="Times New Roman"/>
                <w:lang w:val="pt-BR"/>
              </w:rPr>
              <w:t>.  3. ed. São Paulo : Saraiva, 2011.</w:t>
            </w:r>
          </w:p>
          <w:p w:rsidR="001B2101" w:rsidRPr="00A87E9E" w:rsidRDefault="001B2101" w:rsidP="00042E59">
            <w:pPr>
              <w:jc w:val="both"/>
              <w:rPr>
                <w:rFonts w:cs="Times New Roman"/>
                <w:color w:val="00B050"/>
                <w:lang w:val="pt-BR"/>
              </w:rPr>
            </w:pPr>
            <w:r w:rsidRPr="00A87E9E">
              <w:rPr>
                <w:rFonts w:cs="Times New Roman"/>
                <w:lang w:val="pt-BR"/>
              </w:rPr>
              <w:t xml:space="preserve">MUNDIM, M. J. </w:t>
            </w:r>
            <w:r w:rsidRPr="00A87E9E">
              <w:rPr>
                <w:rFonts w:cs="Times New Roman"/>
                <w:b/>
                <w:lang w:val="pt-BR"/>
              </w:rPr>
              <w:t>Estatística com BrOffice</w:t>
            </w:r>
            <w:r w:rsidRPr="00A87E9E">
              <w:rPr>
                <w:rFonts w:cs="Times New Roman"/>
                <w:lang w:val="pt-BR"/>
              </w:rPr>
              <w:t>. Rio de Janeiro: Ciência Moderna, 2010.</w:t>
            </w:r>
          </w:p>
        </w:tc>
      </w:tr>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vAlign w:val="bottom"/>
          </w:tcPr>
          <w:p w:rsidR="001B2101" w:rsidRPr="00A87E9E" w:rsidRDefault="001B2101" w:rsidP="00042E59">
            <w:pPr>
              <w:rPr>
                <w:rFonts w:cs="Times New Roman"/>
                <w:b/>
                <w:lang w:val="pt-BR"/>
              </w:rPr>
            </w:pPr>
            <w:r w:rsidRPr="00A87E9E">
              <w:rPr>
                <w:rFonts w:cs="Times New Roman"/>
                <w:b/>
                <w:lang w:val="pt-BR"/>
              </w:rPr>
              <w:t>Interface Homem Máquina II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vAlign w:val="bottom"/>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Padrões de interface. Classificação de sistemas e interfaces associadas. Projeto de Interface. Projeto do Diálogo. Implementação. Recursos de hardware e software de interface. Usabilidade e avaliação de interfaces. </w:t>
            </w:r>
          </w:p>
        </w:tc>
      </w:tr>
      <w:tr w:rsidR="001B2101" w:rsidRPr="00A87E9E" w:rsidTr="00042E59">
        <w:tc>
          <w:tcPr>
            <w:tcW w:w="1668" w:type="dxa"/>
            <w:tcBorders>
              <w:bottom w:val="single" w:sz="4" w:space="0" w:color="auto"/>
            </w:tcBorders>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Bibliografia </w:t>
            </w:r>
          </w:p>
          <w:p w:rsidR="001B2101" w:rsidRPr="00A87E9E" w:rsidRDefault="001B2101" w:rsidP="00042E59">
            <w:pPr>
              <w:tabs>
                <w:tab w:val="left" w:pos="1100"/>
              </w:tabs>
              <w:autoSpaceDE w:val="0"/>
              <w:adjustRightInd w:val="0"/>
              <w:jc w:val="both"/>
              <w:rPr>
                <w:rFonts w:cs="Times New Roman"/>
                <w:szCs w:val="22"/>
                <w:lang w:val="pt-BR"/>
              </w:rPr>
            </w:pPr>
            <w:r w:rsidRPr="00A87E9E">
              <w:rPr>
                <w:rFonts w:cs="Times New Roman"/>
                <w:szCs w:val="22"/>
                <w:lang w:val="pt-BR"/>
              </w:rPr>
              <w:t xml:space="preserve"> Básica</w:t>
            </w:r>
            <w:r w:rsidRPr="00A87E9E">
              <w:rPr>
                <w:rFonts w:cs="Times New Roman"/>
                <w:szCs w:val="22"/>
                <w:lang w:val="pt-BR"/>
              </w:rPr>
              <w:tab/>
            </w:r>
          </w:p>
        </w:tc>
        <w:tc>
          <w:tcPr>
            <w:tcW w:w="7512" w:type="dxa"/>
            <w:tcBorders>
              <w:bottom w:val="single" w:sz="4" w:space="0" w:color="auto"/>
            </w:tcBorders>
            <w:vAlign w:val="bottom"/>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DIX, A. J. et. al . </w:t>
            </w:r>
            <w:r w:rsidRPr="00A87E9E">
              <w:rPr>
                <w:rFonts w:cs="Times New Roman"/>
                <w:b/>
                <w:bCs/>
                <w:szCs w:val="22"/>
                <w:lang w:val="pt-BR"/>
              </w:rPr>
              <w:t>Interação humano-computador.</w:t>
            </w:r>
            <w:r w:rsidRPr="00A87E9E">
              <w:rPr>
                <w:rFonts w:cs="Times New Roman"/>
                <w:szCs w:val="22"/>
                <w:lang w:val="pt-BR"/>
              </w:rPr>
              <w:t> Londres: Prentice-Hall, 1998.</w:t>
            </w:r>
          </w:p>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SHNEIDERMAN, B. </w:t>
            </w:r>
            <w:r w:rsidRPr="00A87E9E">
              <w:rPr>
                <w:rFonts w:cs="Times New Roman"/>
                <w:b/>
                <w:bCs/>
                <w:szCs w:val="22"/>
                <w:lang w:val="pt-BR"/>
              </w:rPr>
              <w:t>Projetando a interface do usuário: estratégias para interação humano-computador efetiva</w:t>
            </w:r>
            <w:r w:rsidRPr="00A87E9E">
              <w:rPr>
                <w:rFonts w:cs="Times New Roman"/>
                <w:szCs w:val="22"/>
                <w:lang w:val="pt-BR"/>
              </w:rPr>
              <w:t>.  Reading, MA: Addison-Wesley, 1998.</w:t>
            </w:r>
          </w:p>
          <w:p w:rsidR="001B2101" w:rsidRPr="00A87E9E" w:rsidRDefault="001B2101" w:rsidP="00042E59">
            <w:pPr>
              <w:autoSpaceDE w:val="0"/>
              <w:adjustRightInd w:val="0"/>
              <w:jc w:val="both"/>
              <w:rPr>
                <w:rFonts w:cs="Times New Roman"/>
                <w:color w:val="FF0000"/>
                <w:szCs w:val="22"/>
                <w:lang w:val="pt-BR"/>
              </w:rPr>
            </w:pPr>
            <w:r w:rsidRPr="00A87E9E">
              <w:rPr>
                <w:rFonts w:cs="Times New Roman"/>
                <w:szCs w:val="22"/>
                <w:lang w:val="pt-BR"/>
              </w:rPr>
              <w:t xml:space="preserve">NIELSEN, J. </w:t>
            </w:r>
            <w:r w:rsidRPr="00A87E9E">
              <w:rPr>
                <w:rFonts w:cs="Times New Roman"/>
                <w:b/>
                <w:bCs/>
                <w:szCs w:val="22"/>
                <w:lang w:val="pt-BR"/>
              </w:rPr>
              <w:t>Projetando usabilidade WEB: a prática da simplicidade.</w:t>
            </w:r>
            <w:r w:rsidRPr="00A87E9E">
              <w:rPr>
                <w:rFonts w:cs="Times New Roman"/>
                <w:szCs w:val="22"/>
                <w:lang w:val="pt-BR"/>
              </w:rPr>
              <w:t> Indianápolis, Ind: New Riders, 2000.</w:t>
            </w:r>
          </w:p>
        </w:tc>
      </w:tr>
      <w:tr w:rsidR="001B2101" w:rsidRPr="00A87E9E" w:rsidTr="00042E59">
        <w:tc>
          <w:tcPr>
            <w:tcW w:w="1668" w:type="dxa"/>
            <w:tcBorders>
              <w:bottom w:val="single" w:sz="4" w:space="0" w:color="auto"/>
            </w:tcBorders>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Bibliografia complementar</w:t>
            </w:r>
          </w:p>
        </w:tc>
        <w:tc>
          <w:tcPr>
            <w:tcW w:w="7512" w:type="dxa"/>
            <w:tcBorders>
              <w:bottom w:val="single" w:sz="4" w:space="0" w:color="auto"/>
            </w:tcBorders>
            <w:vAlign w:val="bottom"/>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NIELSEN, J. </w:t>
            </w:r>
            <w:r w:rsidRPr="00A87E9E">
              <w:rPr>
                <w:rFonts w:cs="Times New Roman"/>
                <w:b/>
                <w:bCs/>
                <w:szCs w:val="22"/>
                <w:lang w:val="pt-BR"/>
              </w:rPr>
              <w:t>Multimídia e hipertexto: a internet e fora dela</w:t>
            </w:r>
            <w:r w:rsidRPr="00A87E9E">
              <w:rPr>
                <w:rFonts w:cs="Times New Roman"/>
                <w:szCs w:val="22"/>
                <w:lang w:val="pt-BR"/>
              </w:rPr>
              <w:t>.  Boston: AP Professional, 1995..</w:t>
            </w:r>
          </w:p>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NIELSEN, J. </w:t>
            </w:r>
            <w:r w:rsidRPr="00A87E9E">
              <w:rPr>
                <w:rFonts w:cs="Times New Roman"/>
                <w:b/>
                <w:bCs/>
                <w:szCs w:val="22"/>
                <w:lang w:val="pt-BR"/>
              </w:rPr>
              <w:t>Engenharia de usabilidade</w:t>
            </w:r>
            <w:r w:rsidRPr="00A87E9E">
              <w:rPr>
                <w:rFonts w:cs="Times New Roman"/>
                <w:szCs w:val="22"/>
                <w:lang w:val="pt-BR"/>
              </w:rPr>
              <w:t xml:space="preserve">. Boston: AP Professional, 1993. </w:t>
            </w:r>
          </w:p>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NIELSEN, J. </w:t>
            </w:r>
            <w:r w:rsidRPr="00A87E9E">
              <w:rPr>
                <w:rFonts w:cs="Times New Roman"/>
                <w:b/>
                <w:bCs/>
                <w:szCs w:val="22"/>
                <w:lang w:val="pt-BR"/>
              </w:rPr>
              <w:t>Projetando websites</w:t>
            </w:r>
            <w:r w:rsidRPr="00A87E9E">
              <w:rPr>
                <w:rFonts w:cs="Times New Roman"/>
                <w:szCs w:val="22"/>
                <w:lang w:val="pt-BR"/>
              </w:rPr>
              <w:t>. Rio de Janeiro: Câmpus, 2000. </w:t>
            </w:r>
            <w:r w:rsidRPr="00A87E9E">
              <w:rPr>
                <w:rFonts w:cs="Times New Roman"/>
                <w:szCs w:val="22"/>
                <w:lang w:val="pt-BR"/>
              </w:rPr>
              <w:br/>
              <w:t xml:space="preserve">ASCENCIO, A. F. G. </w:t>
            </w:r>
            <w:r w:rsidRPr="00A87E9E">
              <w:rPr>
                <w:rFonts w:cs="Times New Roman"/>
                <w:b/>
                <w:bCs/>
                <w:szCs w:val="22"/>
                <w:lang w:val="pt-BR"/>
              </w:rPr>
              <w:t>Método HEURISTICO</w:t>
            </w:r>
            <w:r w:rsidRPr="00A87E9E">
              <w:rPr>
                <w:rFonts w:cs="Times New Roman"/>
                <w:szCs w:val="22"/>
                <w:lang w:val="pt-BR"/>
              </w:rPr>
              <w:t xml:space="preserve"> - </w:t>
            </w:r>
            <w:r w:rsidRPr="00A87E9E">
              <w:rPr>
                <w:rFonts w:cs="Times New Roman"/>
                <w:b/>
                <w:bCs/>
                <w:szCs w:val="22"/>
                <w:lang w:val="pt-BR"/>
              </w:rPr>
              <w:t>Projeto de Interfaces Inteligentes com Usabilidade</w:t>
            </w:r>
            <w:r w:rsidRPr="00A87E9E">
              <w:rPr>
                <w:rFonts w:cs="Times New Roman"/>
                <w:szCs w:val="22"/>
                <w:lang w:val="pt-BR"/>
              </w:rPr>
              <w:t>. Porto Alegre, 2000. </w:t>
            </w:r>
          </w:p>
          <w:p w:rsidR="001B2101" w:rsidRPr="00A87E9E" w:rsidRDefault="001B2101" w:rsidP="00042E59">
            <w:pPr>
              <w:autoSpaceDE w:val="0"/>
              <w:adjustRightInd w:val="0"/>
              <w:jc w:val="both"/>
              <w:rPr>
                <w:rFonts w:cs="Times New Roman"/>
                <w:color w:val="FF0000"/>
                <w:szCs w:val="22"/>
                <w:lang w:val="pt-BR"/>
              </w:rPr>
            </w:pPr>
            <w:r w:rsidRPr="00A87E9E">
              <w:rPr>
                <w:rFonts w:cs="Times New Roman"/>
                <w:b/>
                <w:bCs/>
                <w:szCs w:val="22"/>
                <w:lang w:val="pt-BR"/>
              </w:rPr>
              <w:t>Sistemas inteligentes e interfaces</w:t>
            </w:r>
            <w:r w:rsidRPr="00A87E9E">
              <w:rPr>
                <w:rFonts w:cs="Times New Roman"/>
                <w:szCs w:val="22"/>
                <w:lang w:val="pt-BR"/>
              </w:rPr>
              <w:t>. Boston: Kluwer Academic, 2000. </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 xml:space="preserve">Estrutura de Dados I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jc w:val="both"/>
              <w:rPr>
                <w:rFonts w:cs="Times New Roman"/>
                <w:lang w:val="pt-BR"/>
              </w:rPr>
            </w:pPr>
            <w:r w:rsidRPr="00A87E9E">
              <w:rPr>
                <w:rFonts w:cs="Times New Roman"/>
                <w:lang w:val="pt-BR"/>
              </w:rPr>
              <w:t>Tipos de dados. Matrizes. Pilhas. Filas. Listas lineares. Alocação Dinâmica de Memória.</w:t>
            </w:r>
          </w:p>
        </w:tc>
      </w:tr>
    </w:tbl>
    <w:p w:rsidR="001B2101" w:rsidRPr="00A87E9E" w:rsidRDefault="001B2101" w:rsidP="001B2101"/>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color w:val="000000"/>
                <w:lang w:val="pt-BR"/>
              </w:rPr>
              <w:br w:type="page"/>
            </w: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vAlign w:val="bottom"/>
          </w:tcPr>
          <w:p w:rsidR="001B2101" w:rsidRPr="00A87E9E" w:rsidRDefault="001B2101" w:rsidP="00042E59">
            <w:pPr>
              <w:jc w:val="both"/>
              <w:rPr>
                <w:color w:val="000000"/>
                <w:lang w:val="pt-BR"/>
              </w:rPr>
            </w:pPr>
            <w:r w:rsidRPr="00A87E9E">
              <w:rPr>
                <w:color w:val="000000"/>
                <w:lang w:val="pt-BR"/>
              </w:rPr>
              <w:t xml:space="preserve">PEREIRA, S. L. </w:t>
            </w:r>
            <w:r w:rsidRPr="00A87E9E">
              <w:rPr>
                <w:b/>
                <w:bCs/>
                <w:color w:val="000000"/>
                <w:lang w:val="pt-BR"/>
              </w:rPr>
              <w:t>Estrutura de dados fundamentais.</w:t>
            </w:r>
            <w:r w:rsidRPr="00A87E9E">
              <w:rPr>
                <w:color w:val="000000"/>
                <w:lang w:val="pt-BR"/>
              </w:rPr>
              <w:t xml:space="preserve"> São Paulo: Érica. 2009.</w:t>
            </w:r>
          </w:p>
          <w:p w:rsidR="001B2101" w:rsidRPr="00A87E9E" w:rsidRDefault="001B2101" w:rsidP="00042E59">
            <w:pPr>
              <w:pStyle w:val="NormalWeb"/>
              <w:spacing w:before="0" w:after="0"/>
              <w:jc w:val="both"/>
              <w:rPr>
                <w:rFonts w:cs="Times New Roman"/>
                <w:color w:val="000000"/>
                <w:lang w:val="pt-BR"/>
              </w:rPr>
            </w:pPr>
            <w:r w:rsidRPr="00A87E9E">
              <w:rPr>
                <w:rFonts w:cs="Times New Roman"/>
                <w:color w:val="000000"/>
                <w:lang w:val="pt-BR"/>
              </w:rPr>
              <w:t xml:space="preserve">LORENZI, F. M.; P. N. CARVALHO, T. P. </w:t>
            </w:r>
            <w:r w:rsidRPr="00A87E9E">
              <w:rPr>
                <w:rFonts w:cs="Times New Roman"/>
                <w:b/>
                <w:color w:val="000000"/>
                <w:lang w:val="pt-BR"/>
              </w:rPr>
              <w:t>Estrutura de Dados</w:t>
            </w:r>
            <w:r w:rsidRPr="00A87E9E">
              <w:rPr>
                <w:rFonts w:cs="Times New Roman"/>
                <w:color w:val="000000"/>
                <w:lang w:val="pt-BR"/>
              </w:rPr>
              <w:t>. São Paulo: Thomson Learning, 2007.</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 xml:space="preserve">CELES, W.; CERQUEIRA, R.; RANGEL J. L. </w:t>
            </w:r>
            <w:r w:rsidRPr="00BF1A4C">
              <w:rPr>
                <w:b/>
                <w:color w:val="000000"/>
                <w:lang w:val="pt-BR" w:eastAsia="pt-BR"/>
              </w:rPr>
              <w:t>Introdução a estrutura de dados – Com técnicas de programação em C</w:t>
            </w:r>
            <w:r w:rsidRPr="00BF1A4C">
              <w:rPr>
                <w:color w:val="000000"/>
                <w:lang w:val="pt-BR" w:eastAsia="pt-BR"/>
              </w:rPr>
              <w:t>. Câmpus, 2004.</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jc w:val="both"/>
              <w:rPr>
                <w:rFonts w:cs="Times New Roman"/>
                <w:lang w:val="pt-BR"/>
              </w:rPr>
            </w:pPr>
            <w:r w:rsidRPr="00A87E9E">
              <w:rPr>
                <w:rFonts w:cs="Times New Roman"/>
                <w:lang w:val="pt-BR"/>
              </w:rPr>
              <w:t xml:space="preserve">SZWARCFITER, J. L. </w:t>
            </w:r>
            <w:r w:rsidRPr="00A87E9E">
              <w:rPr>
                <w:rFonts w:cs="Times New Roman"/>
                <w:b/>
                <w:bCs/>
                <w:iCs/>
                <w:lang w:val="pt-BR"/>
              </w:rPr>
              <w:t>Estrutura de dados e seus algoritmos</w:t>
            </w:r>
            <w:r w:rsidRPr="00A87E9E">
              <w:rPr>
                <w:rFonts w:cs="Times New Roman"/>
                <w:lang w:val="pt-BR"/>
              </w:rPr>
              <w:t>. Rio de Janeiro: LTC, 1994.</w:t>
            </w:r>
          </w:p>
          <w:p w:rsidR="001B2101" w:rsidRPr="00A87E9E" w:rsidRDefault="001B2101" w:rsidP="00042E59">
            <w:pPr>
              <w:jc w:val="both"/>
              <w:rPr>
                <w:rFonts w:cs="Times New Roman"/>
                <w:lang w:val="pt-BR"/>
              </w:rPr>
            </w:pPr>
            <w:r w:rsidRPr="00A87E9E">
              <w:rPr>
                <w:rFonts w:cs="Times New Roman"/>
                <w:lang w:val="pt-BR"/>
              </w:rPr>
              <w:t xml:space="preserve">MORAES, C. R. </w:t>
            </w:r>
            <w:r w:rsidRPr="00A87E9E">
              <w:rPr>
                <w:rFonts w:cs="Times New Roman"/>
                <w:b/>
                <w:bCs/>
                <w:iCs/>
                <w:lang w:val="pt-BR"/>
              </w:rPr>
              <w:t>Estrutura de dados e seus algoritmos: uma abordagem didática</w:t>
            </w:r>
            <w:r w:rsidRPr="00A87E9E">
              <w:rPr>
                <w:rFonts w:cs="Times New Roman"/>
                <w:lang w:val="pt-BR"/>
              </w:rPr>
              <w:t>. São Paulo: Berkeley, 2001.</w:t>
            </w:r>
          </w:p>
          <w:p w:rsidR="001B2101" w:rsidRPr="00A87E9E" w:rsidRDefault="001B2101" w:rsidP="00042E59">
            <w:pPr>
              <w:jc w:val="both"/>
              <w:rPr>
                <w:color w:val="000000"/>
                <w:lang w:val="pt-BR"/>
              </w:rPr>
            </w:pPr>
            <w:r w:rsidRPr="00A87E9E">
              <w:rPr>
                <w:color w:val="000000"/>
                <w:lang w:val="pt-BR"/>
              </w:rPr>
              <w:t xml:space="preserve">ASCENCIO, A. F. G.; ARAÚJO, G. S. De. </w:t>
            </w:r>
            <w:r w:rsidRPr="00A87E9E">
              <w:rPr>
                <w:b/>
                <w:color w:val="000000"/>
                <w:lang w:val="pt-BR"/>
              </w:rPr>
              <w:t>Estruturas de dados : algoritmos, análise da complexidade e implementações em JAVA e C/C++</w:t>
            </w:r>
            <w:r w:rsidRPr="00A87E9E">
              <w:rPr>
                <w:b/>
                <w:bCs/>
                <w:color w:val="000000"/>
                <w:lang w:val="pt-BR"/>
              </w:rPr>
              <w:t>.</w:t>
            </w:r>
            <w:r w:rsidRPr="00A87E9E">
              <w:rPr>
                <w:color w:val="000000"/>
                <w:lang w:val="pt-BR"/>
              </w:rPr>
              <w:t xml:space="preserve"> São Paulo: Pearson Prentice Hall, 2010.</w:t>
            </w:r>
          </w:p>
          <w:p w:rsidR="001B2101" w:rsidRPr="00A87E9E" w:rsidRDefault="001B2101" w:rsidP="00042E59">
            <w:pPr>
              <w:jc w:val="both"/>
              <w:rPr>
                <w:color w:val="000000"/>
                <w:lang w:val="pt-BR"/>
              </w:rPr>
            </w:pPr>
            <w:r w:rsidRPr="00A87E9E">
              <w:rPr>
                <w:color w:val="000000"/>
                <w:lang w:val="pt-BR"/>
              </w:rPr>
              <w:t xml:space="preserve">KOFFMANN, E. B. </w:t>
            </w:r>
            <w:r w:rsidRPr="00A87E9E">
              <w:rPr>
                <w:b/>
                <w:bCs/>
                <w:color w:val="000000"/>
                <w:lang w:val="pt-BR"/>
              </w:rPr>
              <w:t>Objetos, abstração, estrutura de dados e projeto.</w:t>
            </w:r>
            <w:r w:rsidRPr="00A87E9E">
              <w:rPr>
                <w:color w:val="000000"/>
                <w:lang w:val="pt-BR"/>
              </w:rPr>
              <w:t xml:space="preserve"> LTC, 2008.</w:t>
            </w:r>
          </w:p>
          <w:p w:rsidR="001B2101" w:rsidRPr="00A87E9E" w:rsidRDefault="001B2101" w:rsidP="00042E59">
            <w:pPr>
              <w:jc w:val="both"/>
              <w:rPr>
                <w:rFonts w:cs="Times New Roman"/>
                <w:color w:val="000000"/>
                <w:lang w:val="pt-BR"/>
              </w:rPr>
            </w:pPr>
            <w:r w:rsidRPr="00A87E9E">
              <w:rPr>
                <w:color w:val="000000"/>
                <w:szCs w:val="20"/>
                <w:lang w:val="pt-BR"/>
              </w:rPr>
              <w:t xml:space="preserve">SILVA, O. Q. da. </w:t>
            </w:r>
            <w:r w:rsidRPr="00A87E9E">
              <w:rPr>
                <w:b/>
                <w:bCs/>
                <w:color w:val="000000"/>
                <w:szCs w:val="20"/>
                <w:lang w:val="pt-BR"/>
              </w:rPr>
              <w:t xml:space="preserve">Estrutura de Dados e algoritmos usando C: </w:t>
            </w:r>
            <w:r w:rsidRPr="00A87E9E">
              <w:rPr>
                <w:b/>
                <w:bCs/>
                <w:color w:val="000000"/>
                <w:szCs w:val="20"/>
                <w:lang w:val="pt-BR"/>
              </w:rPr>
              <w:lastRenderedPageBreak/>
              <w:t>fundamentos e aplicações</w:t>
            </w:r>
            <w:r w:rsidRPr="00A87E9E">
              <w:rPr>
                <w:color w:val="000000"/>
                <w:szCs w:val="20"/>
                <w:lang w:val="pt-BR"/>
              </w:rPr>
              <w:t>. Rio de Janeiro:  Ciência Moderna, 2007.</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Linguagens e Técnicas de Programação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jc w:val="both"/>
              <w:rPr>
                <w:rFonts w:cs="Times New Roman"/>
                <w:lang w:val="pt-BR"/>
              </w:rPr>
            </w:pPr>
            <w:r w:rsidRPr="00A87E9E">
              <w:rPr>
                <w:rFonts w:cs="Times New Roman"/>
                <w:lang w:val="pt-BR"/>
              </w:rPr>
              <w:t>Introdução. Conceitos Básicos de Programação Orientada a Objeto. Programação Orientada a Objetos com JAVA. Classes. Encapsulamento. Polimorfismo. Exceções.</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BF1A4C" w:rsidRDefault="001B2101" w:rsidP="00042E59">
            <w:pPr>
              <w:pStyle w:val="Corpodetexto"/>
              <w:spacing w:after="0"/>
              <w:rPr>
                <w:lang w:val="pt-BR" w:eastAsia="pt-BR"/>
              </w:rPr>
            </w:pPr>
            <w:r w:rsidRPr="00BF1A4C">
              <w:rPr>
                <w:lang w:val="pt-BR" w:eastAsia="pt-BR"/>
              </w:rPr>
              <w:t xml:space="preserve">DEITEL, H; DEITEL, P. </w:t>
            </w:r>
            <w:r w:rsidRPr="00BF1A4C">
              <w:rPr>
                <w:b/>
                <w:lang w:val="pt-BR" w:eastAsia="pt-BR"/>
              </w:rPr>
              <w:t>Java - Como Programar</w:t>
            </w:r>
            <w:r w:rsidRPr="00BF1A4C">
              <w:rPr>
                <w:lang w:val="pt-BR" w:eastAsia="pt-BR"/>
              </w:rPr>
              <w:t>. 8. ed. São Paulo – SP. Pearson Prentice Hall Brasil, 2010.</w:t>
            </w:r>
          </w:p>
          <w:p w:rsidR="001B2101" w:rsidRPr="00A87E9E" w:rsidRDefault="001B2101" w:rsidP="00042E59">
            <w:pPr>
              <w:jc w:val="both"/>
              <w:rPr>
                <w:rFonts w:cs="Times New Roman"/>
                <w:color w:val="000000"/>
                <w:lang w:val="pt-BR"/>
              </w:rPr>
            </w:pPr>
            <w:r w:rsidRPr="00A87E9E">
              <w:rPr>
                <w:rFonts w:cs="Times New Roman"/>
                <w:color w:val="000000"/>
                <w:lang w:val="pt-BR"/>
              </w:rPr>
              <w:t xml:space="preserve">SIERRA, K. ; BATES, B. </w:t>
            </w:r>
            <w:r w:rsidRPr="00A87E9E">
              <w:rPr>
                <w:rFonts w:cs="Times New Roman"/>
                <w:b/>
                <w:bCs/>
                <w:color w:val="000000"/>
                <w:lang w:val="pt-BR"/>
              </w:rPr>
              <w:t>Use a Cabeça! – Java.</w:t>
            </w:r>
            <w:r w:rsidRPr="00A87E9E">
              <w:rPr>
                <w:rFonts w:cs="Times New Roman"/>
                <w:color w:val="000000"/>
                <w:lang w:val="pt-BR"/>
              </w:rPr>
              <w:t xml:space="preserve"> 2. Rio de Janeiro – RJ. Alta Books, 2007.</w:t>
            </w:r>
          </w:p>
          <w:p w:rsidR="001B2101" w:rsidRPr="00A87E9E" w:rsidRDefault="001B2101" w:rsidP="00042E59">
            <w:pPr>
              <w:jc w:val="both"/>
              <w:rPr>
                <w:rFonts w:cs="Times New Roman"/>
                <w:lang w:val="pt-BR"/>
              </w:rPr>
            </w:pPr>
            <w:r w:rsidRPr="00A87E9E">
              <w:rPr>
                <w:rFonts w:cs="Times New Roman"/>
                <w:color w:val="000000"/>
                <w:lang w:val="en-US"/>
              </w:rPr>
              <w:t xml:space="preserve">CORNELL, G. ; HORSTMANN, C.S.  </w:t>
            </w:r>
            <w:r w:rsidRPr="00A87E9E">
              <w:rPr>
                <w:rFonts w:cs="Times New Roman"/>
                <w:b/>
                <w:bCs/>
                <w:color w:val="000000"/>
                <w:lang w:val="pt-BR"/>
              </w:rPr>
              <w:t xml:space="preserve">Core Java, V.1 </w:t>
            </w:r>
            <w:r w:rsidRPr="00A87E9E">
              <w:rPr>
                <w:rFonts w:cs="Times New Roman"/>
                <w:color w:val="000000"/>
                <w:lang w:val="pt-BR"/>
              </w:rPr>
              <w:t>- Fundamentos. 8. ed. São Paulo – SP. Pearson Prentice Hall Brasil, 2009.</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lang w:val="pt-BR"/>
              </w:rPr>
            </w:pPr>
            <w:r w:rsidRPr="00A87E9E">
              <w:rPr>
                <w:rFonts w:cs="Times New Roman"/>
                <w:lang w:val="pt-BR"/>
              </w:rPr>
              <w:t xml:space="preserve">BARNES, D. J.; KOLLING, M. </w:t>
            </w:r>
            <w:r w:rsidRPr="00A87E9E">
              <w:rPr>
                <w:rFonts w:cs="Times New Roman"/>
                <w:b/>
                <w:lang w:val="pt-BR"/>
              </w:rPr>
              <w:t>Programação orientada a objetos com Java.</w:t>
            </w:r>
            <w:r w:rsidRPr="00A87E9E">
              <w:rPr>
                <w:rFonts w:cs="Times New Roman"/>
                <w:lang w:val="pt-BR"/>
              </w:rPr>
              <w:t xml:space="preserve"> São Paulo – SP. Pearson Prentice Hall Brasil, 2009.</w:t>
            </w:r>
          </w:p>
          <w:p w:rsidR="001B2101" w:rsidRPr="00A87E9E" w:rsidRDefault="001B2101" w:rsidP="00042E59">
            <w:pPr>
              <w:jc w:val="both"/>
              <w:rPr>
                <w:rFonts w:cs="Times New Roman"/>
                <w:color w:val="000000"/>
                <w:lang w:val="pt-BR"/>
              </w:rPr>
            </w:pPr>
            <w:r w:rsidRPr="00A87E9E">
              <w:rPr>
                <w:rFonts w:cs="Times New Roman"/>
                <w:lang w:val="pt-BR"/>
              </w:rPr>
              <w:t xml:space="preserve">ASCENCIO, A. F G. </w:t>
            </w:r>
            <w:r w:rsidRPr="00A87E9E">
              <w:rPr>
                <w:rFonts w:cs="Times New Roman"/>
                <w:b/>
                <w:lang w:val="pt-BR"/>
              </w:rPr>
              <w:t>Fundamentos da Programação de Computadores</w:t>
            </w:r>
            <w:r w:rsidRPr="00A87E9E">
              <w:rPr>
                <w:rFonts w:cs="Times New Roman"/>
                <w:lang w:val="pt-BR"/>
              </w:rPr>
              <w:t xml:space="preserve">. São Paulo – SP. Pearson </w:t>
            </w:r>
            <w:r w:rsidRPr="00A87E9E">
              <w:rPr>
                <w:rFonts w:cs="Times New Roman"/>
                <w:color w:val="000000"/>
                <w:lang w:val="pt-BR"/>
              </w:rPr>
              <w:t>Prentice Hall Brasil, 2007.</w:t>
            </w:r>
          </w:p>
          <w:p w:rsidR="001B2101" w:rsidRPr="00BF1A4C" w:rsidRDefault="001B2101" w:rsidP="00042E59">
            <w:pPr>
              <w:pStyle w:val="Corpodetexto"/>
              <w:spacing w:after="0"/>
              <w:rPr>
                <w:lang w:val="pt-BR" w:eastAsia="pt-BR"/>
              </w:rPr>
            </w:pPr>
            <w:r w:rsidRPr="00BF1A4C">
              <w:rPr>
                <w:bCs/>
                <w:lang w:val="pt-BR" w:eastAsia="pt-BR"/>
              </w:rPr>
              <w:t>LUCKOW, D. H. ; MELO, A. A. DE.</w:t>
            </w:r>
            <w:r w:rsidRPr="00BF1A4C">
              <w:rPr>
                <w:lang w:val="pt-BR" w:eastAsia="pt-BR"/>
              </w:rPr>
              <w:t xml:space="preserve"> </w:t>
            </w:r>
            <w:r w:rsidRPr="00BF1A4C">
              <w:rPr>
                <w:b/>
                <w:lang w:val="pt-BR" w:eastAsia="pt-BR"/>
              </w:rPr>
              <w:t>Programação Java para a Web</w:t>
            </w:r>
            <w:r w:rsidRPr="00BF1A4C">
              <w:rPr>
                <w:i/>
                <w:lang w:val="pt-BR" w:eastAsia="pt-BR"/>
              </w:rPr>
              <w:t>.</w:t>
            </w:r>
            <w:r w:rsidRPr="00BF1A4C">
              <w:rPr>
                <w:lang w:val="pt-BR" w:eastAsia="pt-BR"/>
              </w:rPr>
              <w:t xml:space="preserve"> São Paulo – SP. Novatec, 2010.</w:t>
            </w:r>
          </w:p>
          <w:p w:rsidR="001B2101" w:rsidRPr="00BF1A4C" w:rsidRDefault="001B2101" w:rsidP="00042E59">
            <w:pPr>
              <w:pStyle w:val="Corpodetexto"/>
              <w:spacing w:after="0"/>
              <w:rPr>
                <w:lang w:val="pt-BR" w:eastAsia="pt-BR"/>
              </w:rPr>
            </w:pPr>
            <w:r w:rsidRPr="00BF1A4C">
              <w:rPr>
                <w:lang w:val="pt-BR" w:eastAsia="pt-BR"/>
              </w:rPr>
              <w:t xml:space="preserve">HORSTMANN, C.;  GEARY, D. M.  </w:t>
            </w:r>
            <w:r w:rsidRPr="00BF1A4C">
              <w:rPr>
                <w:b/>
                <w:lang w:val="pt-BR" w:eastAsia="pt-BR"/>
              </w:rPr>
              <w:t>Core Java Server Faces</w:t>
            </w:r>
            <w:r w:rsidRPr="00BF1A4C">
              <w:rPr>
                <w:lang w:val="pt-BR" w:eastAsia="pt-BR"/>
              </w:rPr>
              <w:t>. Rio de Janeiro – RJ. Alta Books, 2007.</w:t>
            </w:r>
          </w:p>
          <w:p w:rsidR="001B2101" w:rsidRPr="00A87E9E" w:rsidRDefault="001B2101" w:rsidP="00042E59">
            <w:pPr>
              <w:jc w:val="both"/>
              <w:rPr>
                <w:rFonts w:cs="Times New Roman"/>
                <w:lang w:val="pt-BR"/>
              </w:rPr>
            </w:pPr>
            <w:r w:rsidRPr="00A87E9E">
              <w:rPr>
                <w:rFonts w:cs="Times New Roman"/>
                <w:lang w:val="pt-BR"/>
              </w:rPr>
              <w:t xml:space="preserve">FREEMAN E. ; FREEMAN E. </w:t>
            </w:r>
            <w:r w:rsidRPr="00A87E9E">
              <w:rPr>
                <w:rFonts w:cs="Times New Roman"/>
                <w:b/>
                <w:lang w:val="pt-BR"/>
              </w:rPr>
              <w:t>Use a Cabeça! – Padrões de Projeto</w:t>
            </w:r>
            <w:r w:rsidRPr="00A87E9E">
              <w:rPr>
                <w:rFonts w:cs="Times New Roman"/>
                <w:lang w:val="pt-BR"/>
              </w:rPr>
              <w:t>. 2. ed. Rio de Janeiro – RJ. Alta Books,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Redes de Computadores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autoSpaceDE w:val="0"/>
              <w:adjustRightInd w:val="0"/>
              <w:jc w:val="both"/>
              <w:rPr>
                <w:lang w:val="pt-BR"/>
              </w:rPr>
            </w:pPr>
            <w:r w:rsidRPr="00A87E9E">
              <w:rPr>
                <w:lang w:val="pt-BR"/>
              </w:rPr>
              <w:t>Camada Enlace de dados: Questões de projeto da camada enlace de dados, Detecção e correção de erros, Protocolos básicos de enlace de dados, Protocolos de janela deslizante, Exemplos de protocolos de enlace de dados / Camada de Rede: Questões de projeto da camada de rede, Algoritmos de roteamento, Algoritmos de controle de congestionamento, Qualidade de serviço, Interligação de redes, A camada de rede na internet / Camada de Transporte: O serviço de transporte, Elementos de protocolos de transporte, Controle de congestionamento, Os protocolos de transporte da internet (UDP e TCP), Questões de desempenho / Camada de Aplicação: DNS – Domain name system, Correio eletrônico, A Word wide web, Streaming de áudio e vídeo, Entrega de conteúdo.</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BF1A4C" w:rsidRDefault="001B2101" w:rsidP="00042E59">
            <w:pPr>
              <w:pStyle w:val="Corpodetexto"/>
              <w:spacing w:after="0"/>
              <w:jc w:val="both"/>
              <w:rPr>
                <w:lang w:val="pt-BR" w:eastAsia="pt-BR"/>
              </w:rPr>
            </w:pPr>
            <w:r w:rsidRPr="00BF1A4C">
              <w:rPr>
                <w:lang w:val="pt-BR" w:eastAsia="pt-BR"/>
              </w:rPr>
              <w:t xml:space="preserve">TANENBAUM, A.  S. </w:t>
            </w:r>
            <w:r w:rsidRPr="00BF1A4C">
              <w:rPr>
                <w:b/>
                <w:lang w:val="pt-BR" w:eastAsia="pt-BR"/>
              </w:rPr>
              <w:t>Redes de Computadores</w:t>
            </w:r>
            <w:r w:rsidRPr="00BF1A4C">
              <w:rPr>
                <w:lang w:val="pt-BR" w:eastAsia="pt-BR"/>
              </w:rPr>
              <w:t>. Rio de Janeiro: Elsevier, 2003.</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 xml:space="preserve">MATTHEWS, Jeanna. </w:t>
            </w:r>
            <w:r w:rsidRPr="00BF1A4C">
              <w:rPr>
                <w:b/>
                <w:color w:val="000000"/>
                <w:lang w:val="pt-BR" w:eastAsia="pt-BR"/>
              </w:rPr>
              <w:t>Redes de Computadores: protocolos de internet em ação</w:t>
            </w:r>
            <w:r w:rsidRPr="00BF1A4C">
              <w:rPr>
                <w:color w:val="000000"/>
                <w:lang w:val="pt-BR" w:eastAsia="pt-BR"/>
              </w:rPr>
              <w:t>. São Paulo: Editora LTC, 2006.</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 xml:space="preserve">OLIFER &amp; OLIFER. </w:t>
            </w:r>
            <w:r w:rsidRPr="00BF1A4C">
              <w:rPr>
                <w:b/>
                <w:color w:val="000000"/>
                <w:lang w:val="pt-BR" w:eastAsia="pt-BR"/>
              </w:rPr>
              <w:t>Redes de computadores: princípios, tecnologias e protocolos para o projeto de redes</w:t>
            </w:r>
            <w:r w:rsidRPr="00BF1A4C">
              <w:rPr>
                <w:color w:val="000000"/>
                <w:lang w:val="pt-BR" w:eastAsia="pt-BR"/>
              </w:rPr>
              <w:t>. São Paulo: Editora LTC, 2008.</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BF1A4C" w:rsidRDefault="001B2101" w:rsidP="00042E59">
            <w:pPr>
              <w:pStyle w:val="Corpodetexto"/>
              <w:spacing w:after="0"/>
              <w:jc w:val="both"/>
              <w:rPr>
                <w:lang w:val="pt-BR" w:eastAsia="pt-BR"/>
              </w:rPr>
            </w:pPr>
            <w:r w:rsidRPr="00BF1A4C">
              <w:rPr>
                <w:lang w:val="pt-BR" w:eastAsia="pt-BR"/>
              </w:rPr>
              <w:t xml:space="preserve">STARLIN, G. </w:t>
            </w:r>
            <w:r w:rsidRPr="00BF1A4C">
              <w:rPr>
                <w:b/>
                <w:lang w:val="pt-BR" w:eastAsia="pt-BR"/>
              </w:rPr>
              <w:t>Redes de computadores comunicação de dados TCP/IP: conceitos, protocolos e uso.</w:t>
            </w:r>
            <w:r w:rsidRPr="00BF1A4C">
              <w:rPr>
                <w:lang w:val="pt-BR" w:eastAsia="pt-BR"/>
              </w:rPr>
              <w:t xml:space="preserve"> Rio de Janeiro: Alta Books, 2004.</w:t>
            </w:r>
          </w:p>
          <w:p w:rsidR="001B2101" w:rsidRPr="00BF1A4C" w:rsidRDefault="001B2101" w:rsidP="00042E59">
            <w:pPr>
              <w:pStyle w:val="Corpodetexto"/>
              <w:spacing w:after="0"/>
              <w:jc w:val="both"/>
              <w:rPr>
                <w:lang w:val="pt-BR" w:eastAsia="pt-BR"/>
              </w:rPr>
            </w:pPr>
            <w:r w:rsidRPr="00BF1A4C">
              <w:rPr>
                <w:lang w:val="pt-BR" w:eastAsia="pt-BR"/>
              </w:rPr>
              <w:t xml:space="preserve">ALECRIM, P. D. de. </w:t>
            </w:r>
            <w:r w:rsidRPr="00BF1A4C">
              <w:rPr>
                <w:b/>
                <w:lang w:val="pt-BR" w:eastAsia="pt-BR"/>
              </w:rPr>
              <w:t>Simulação computacional para redes de computadores</w:t>
            </w:r>
            <w:r w:rsidRPr="00BF1A4C">
              <w:rPr>
                <w:lang w:val="pt-BR" w:eastAsia="pt-BR"/>
              </w:rPr>
              <w:t>. Rio de Janeiro: Ciência Moderna, 2009.</w:t>
            </w:r>
          </w:p>
          <w:p w:rsidR="001B2101" w:rsidRPr="00BF1A4C" w:rsidRDefault="001B2101" w:rsidP="00042E59">
            <w:pPr>
              <w:pStyle w:val="Corpodetexto"/>
              <w:spacing w:after="0"/>
              <w:jc w:val="both"/>
              <w:rPr>
                <w:lang w:val="pt-BR" w:eastAsia="pt-BR"/>
              </w:rPr>
            </w:pPr>
            <w:r w:rsidRPr="00BF1A4C">
              <w:rPr>
                <w:lang w:val="pt-BR" w:eastAsia="pt-BR"/>
              </w:rPr>
              <w:t xml:space="preserve">SOUZA, L. </w:t>
            </w:r>
            <w:r w:rsidRPr="00BF1A4C">
              <w:rPr>
                <w:bCs/>
                <w:lang w:val="pt-BR" w:eastAsia="pt-BR"/>
              </w:rPr>
              <w:t>B. de.</w:t>
            </w:r>
            <w:r w:rsidRPr="00BF1A4C">
              <w:rPr>
                <w:b/>
                <w:bCs/>
                <w:lang w:val="pt-BR" w:eastAsia="pt-BR"/>
              </w:rPr>
              <w:t xml:space="preserve"> Redes de computadores</w:t>
            </w:r>
            <w:r w:rsidRPr="00BF1A4C">
              <w:rPr>
                <w:lang w:val="pt-BR" w:eastAsia="pt-BR"/>
              </w:rPr>
              <w:t xml:space="preserve">: </w:t>
            </w:r>
            <w:r w:rsidRPr="00BF1A4C">
              <w:rPr>
                <w:b/>
                <w:bCs/>
                <w:lang w:val="pt-BR" w:eastAsia="pt-BR"/>
              </w:rPr>
              <w:t>guia total</w:t>
            </w:r>
            <w:r w:rsidRPr="00BF1A4C">
              <w:rPr>
                <w:lang w:val="pt-BR" w:eastAsia="pt-BR"/>
              </w:rPr>
              <w:t>. São Paulo: Érica, 2009.</w:t>
            </w:r>
          </w:p>
          <w:p w:rsidR="001B2101" w:rsidRPr="00BF1A4C" w:rsidRDefault="001B2101" w:rsidP="00042E59">
            <w:pPr>
              <w:pStyle w:val="Corpodetexto"/>
              <w:spacing w:after="0"/>
              <w:jc w:val="both"/>
              <w:rPr>
                <w:lang w:val="pt-BR" w:eastAsia="pt-BR"/>
              </w:rPr>
            </w:pPr>
            <w:r w:rsidRPr="00BF1A4C">
              <w:rPr>
                <w:lang w:val="pt-BR" w:eastAsia="pt-BR"/>
              </w:rPr>
              <w:t xml:space="preserve">MARIN, P. S. </w:t>
            </w:r>
            <w:r w:rsidRPr="00BF1A4C">
              <w:rPr>
                <w:b/>
                <w:bCs/>
                <w:lang w:val="pt-BR" w:eastAsia="pt-BR"/>
              </w:rPr>
              <w:t>Cabeamento estruturado - desvendando cada passo</w:t>
            </w:r>
            <w:r w:rsidRPr="00BF1A4C">
              <w:rPr>
                <w:lang w:val="pt-BR" w:eastAsia="pt-BR"/>
              </w:rPr>
              <w:t>. Erica, 2008.</w:t>
            </w:r>
          </w:p>
          <w:p w:rsidR="001B2101" w:rsidRPr="00BF1A4C" w:rsidRDefault="001B2101" w:rsidP="00042E59">
            <w:pPr>
              <w:pStyle w:val="Corpodetexto"/>
              <w:spacing w:after="0"/>
              <w:jc w:val="both"/>
              <w:rPr>
                <w:color w:val="00B050"/>
                <w:lang w:val="pt-BR" w:eastAsia="pt-BR"/>
              </w:rPr>
            </w:pPr>
            <w:r w:rsidRPr="00BF1A4C">
              <w:rPr>
                <w:lang w:val="pt-BR" w:eastAsia="pt-BR"/>
              </w:rPr>
              <w:t xml:space="preserve">LOWE, Doug. </w:t>
            </w:r>
            <w:r w:rsidRPr="00BF1A4C">
              <w:rPr>
                <w:b/>
                <w:lang w:val="pt-BR" w:eastAsia="pt-BR"/>
              </w:rPr>
              <w:t>Redes Locais para Leigos</w:t>
            </w:r>
            <w:r w:rsidRPr="00BF1A4C">
              <w:rPr>
                <w:lang w:val="pt-BR" w:eastAsia="pt-BR"/>
              </w:rPr>
              <w:t>. Berkeley Brasil Editora. 1994.</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Sistemas Operacionais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autoSpaceDE w:val="0"/>
              <w:adjustRightInd w:val="0"/>
              <w:jc w:val="both"/>
              <w:rPr>
                <w:lang w:val="pt-BR"/>
              </w:rPr>
            </w:pPr>
            <w:r w:rsidRPr="00A87E9E">
              <w:rPr>
                <w:lang w:val="pt-BR"/>
              </w:rPr>
              <w:t xml:space="preserve">Conceitos de Sistemas Operacionais. Arquitetura de sistema operacional. </w:t>
            </w:r>
            <w:r w:rsidRPr="00A87E9E">
              <w:rPr>
                <w:lang w:val="pt-BR"/>
              </w:rPr>
              <w:lastRenderedPageBreak/>
              <w:t>“MultiTask”. System Calls. Introdução ao Minix. Processos. Implementação de Processos no Minix. Entrada/Saída. Entrada/Saída no Minix. Relógios. Terminais. Gerenciamento de Memória. Gerenciamento de Memória no Minix. Sistema de arquivos /  Minix.</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snapToGrid w:val="0"/>
              <w:jc w:val="both"/>
              <w:rPr>
                <w:lang w:val="pt-BR"/>
              </w:rPr>
            </w:pPr>
            <w:r w:rsidRPr="00A87E9E">
              <w:rPr>
                <w:rFonts w:cs="Times New Roman"/>
                <w:lang w:val="pt-BR"/>
              </w:rPr>
              <w:t xml:space="preserve">TANENBAUM, A. S. </w:t>
            </w:r>
            <w:r w:rsidRPr="00A87E9E">
              <w:rPr>
                <w:rFonts w:cs="Times New Roman"/>
                <w:b/>
                <w:lang w:val="pt-BR"/>
              </w:rPr>
              <w:t>Sistemas Operacionais Modernos</w:t>
            </w:r>
            <w:r w:rsidRPr="00A87E9E">
              <w:rPr>
                <w:rFonts w:cs="Times New Roman"/>
                <w:lang w:val="pt-BR"/>
              </w:rPr>
              <w:t>. 3. ed. São Paulo: Pearson, 2009.</w:t>
            </w:r>
          </w:p>
          <w:p w:rsidR="001B2101" w:rsidRPr="00A87E9E" w:rsidRDefault="001B2101" w:rsidP="00042E59">
            <w:pPr>
              <w:pStyle w:val="NormalWeb"/>
              <w:spacing w:before="0" w:after="0"/>
              <w:jc w:val="both"/>
              <w:rPr>
                <w:rFonts w:cs="Times New Roman"/>
                <w:bCs/>
                <w:lang w:val="pt-BR"/>
              </w:rPr>
            </w:pPr>
            <w:r w:rsidRPr="00A87E9E">
              <w:rPr>
                <w:rFonts w:cs="Times New Roman"/>
                <w:lang w:val="pt-BR"/>
              </w:rPr>
              <w:t>STUART, B. L.</w:t>
            </w:r>
            <w:r w:rsidRPr="00A87E9E">
              <w:rPr>
                <w:rFonts w:cs="Times New Roman"/>
                <w:bCs/>
                <w:lang w:val="pt-BR"/>
              </w:rPr>
              <w:t xml:space="preserve"> </w:t>
            </w:r>
            <w:r w:rsidRPr="00A87E9E">
              <w:rPr>
                <w:rFonts w:cs="Times New Roman"/>
                <w:b/>
                <w:bCs/>
                <w:lang w:val="pt-BR"/>
              </w:rPr>
              <w:t>Princípios de Sistemas Operacionais: projetos  e aplicações</w:t>
            </w:r>
            <w:r w:rsidRPr="00A87E9E">
              <w:rPr>
                <w:rFonts w:cs="Times New Roman"/>
                <w:bCs/>
                <w:lang w:val="pt-BR"/>
              </w:rPr>
              <w:t>. São Paulo: Cencage, 2011.</w:t>
            </w:r>
          </w:p>
          <w:p w:rsidR="001B2101" w:rsidRPr="00A87E9E" w:rsidRDefault="001B2101" w:rsidP="00042E59">
            <w:pPr>
              <w:pStyle w:val="NormalWeb"/>
              <w:spacing w:before="0" w:after="0"/>
              <w:jc w:val="both"/>
              <w:rPr>
                <w:lang w:val="pt-BR"/>
              </w:rPr>
            </w:pPr>
            <w:r w:rsidRPr="00A87E9E">
              <w:rPr>
                <w:rFonts w:cs="Times New Roman"/>
                <w:lang w:val="pt-BR"/>
              </w:rPr>
              <w:t xml:space="preserve">TANENBAUM, A. S.; WOODHULL, A. S. </w:t>
            </w:r>
            <w:r w:rsidRPr="00A87E9E">
              <w:rPr>
                <w:rFonts w:cs="Times New Roman"/>
                <w:b/>
                <w:lang w:val="pt-BR"/>
              </w:rPr>
              <w:t>Sistemas Operacionais, projeto e implementação</w:t>
            </w:r>
            <w:r w:rsidRPr="00A87E9E">
              <w:rPr>
                <w:rFonts w:cs="Times New Roman"/>
                <w:lang w:val="pt-BR"/>
              </w:rPr>
              <w:t>. 3. ed. Porto Alegre: Bookman Companhia, 2008.</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pStyle w:val="NormalWeb"/>
              <w:spacing w:before="0" w:after="0"/>
              <w:jc w:val="both"/>
              <w:rPr>
                <w:lang w:val="pt-BR"/>
              </w:rPr>
            </w:pPr>
            <w:r w:rsidRPr="00A87E9E">
              <w:rPr>
                <w:rFonts w:cs="Times New Roman"/>
                <w:lang w:val="pt-BR"/>
              </w:rPr>
              <w:t xml:space="preserve">SILBERSCHATZ, A; GALVIN, P; GAGNE, G. </w:t>
            </w:r>
            <w:r w:rsidRPr="00A87E9E">
              <w:rPr>
                <w:rFonts w:cs="Times New Roman"/>
                <w:b/>
                <w:lang w:val="pt-BR"/>
              </w:rPr>
              <w:t>Fundamentos de Sistemas Operacionais</w:t>
            </w:r>
            <w:r w:rsidRPr="00A87E9E">
              <w:rPr>
                <w:rFonts w:cs="Times New Roman"/>
                <w:lang w:val="pt-BR"/>
              </w:rPr>
              <w:t>. 8. ed. Rio de Janeiro: LTC, 2010.</w:t>
            </w:r>
          </w:p>
          <w:p w:rsidR="001B2101" w:rsidRPr="00A87E9E" w:rsidRDefault="001B2101" w:rsidP="00042E59">
            <w:pPr>
              <w:pStyle w:val="NormalWeb"/>
              <w:spacing w:before="0" w:after="0"/>
              <w:jc w:val="both"/>
              <w:rPr>
                <w:lang w:val="pt-BR"/>
              </w:rPr>
            </w:pPr>
            <w:r w:rsidRPr="00A87E9E">
              <w:rPr>
                <w:rFonts w:cs="Times New Roman"/>
                <w:lang w:val="pt-BR"/>
              </w:rPr>
              <w:t xml:space="preserve">CARISSIMI, A.; TOSCANI, S.; OLIVEIRA, R. S. De. </w:t>
            </w:r>
            <w:r w:rsidRPr="00A87E9E">
              <w:rPr>
                <w:rFonts w:cs="Times New Roman"/>
                <w:b/>
                <w:lang w:val="pt-BR"/>
              </w:rPr>
              <w:t>Sistemas Operacionais</w:t>
            </w:r>
            <w:r w:rsidRPr="00A87E9E">
              <w:rPr>
                <w:rFonts w:cs="Times New Roman"/>
                <w:lang w:val="pt-BR"/>
              </w:rPr>
              <w:t>. 4. ed. Porto Alegre: Bookman Companhia,2010.</w:t>
            </w:r>
          </w:p>
          <w:p w:rsidR="001B2101" w:rsidRPr="00A87E9E" w:rsidRDefault="001B2101" w:rsidP="00042E59">
            <w:pPr>
              <w:pStyle w:val="NormalWeb"/>
              <w:spacing w:before="0" w:after="0"/>
              <w:jc w:val="both"/>
              <w:rPr>
                <w:lang w:val="pt-BR"/>
              </w:rPr>
            </w:pPr>
            <w:r w:rsidRPr="00A87E9E">
              <w:rPr>
                <w:rFonts w:cs="Times New Roman"/>
                <w:lang w:val="en-US"/>
              </w:rPr>
              <w:t xml:space="preserve">DEITEL, H. M. et al. </w:t>
            </w:r>
            <w:r w:rsidRPr="00A87E9E">
              <w:rPr>
                <w:rFonts w:cs="Times New Roman"/>
                <w:b/>
                <w:lang w:val="pt-BR"/>
              </w:rPr>
              <w:t>Sistemas Operacionais</w:t>
            </w:r>
            <w:r w:rsidRPr="00A87E9E">
              <w:rPr>
                <w:rFonts w:cs="Times New Roman"/>
                <w:lang w:val="pt-BR"/>
              </w:rPr>
              <w:t>. 3. ed. São Paulo: Pearson Education, 2010.</w:t>
            </w:r>
          </w:p>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MARQUES, J. A; et. all. </w:t>
            </w:r>
            <w:r w:rsidRPr="00A87E9E">
              <w:rPr>
                <w:rFonts w:cs="Times New Roman"/>
                <w:b/>
                <w:lang w:val="pt-BR"/>
              </w:rPr>
              <w:t xml:space="preserve">Sistemas Operacionais. </w:t>
            </w:r>
            <w:r w:rsidRPr="00A87E9E">
              <w:rPr>
                <w:rFonts w:cs="Times New Roman"/>
                <w:lang w:val="pt-BR"/>
              </w:rPr>
              <w:t>Rio de Janeiro: LTC, 2011.</w:t>
            </w:r>
          </w:p>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MACHADO, F. B.; MAIA, L. P. </w:t>
            </w:r>
            <w:r w:rsidRPr="00A87E9E">
              <w:rPr>
                <w:rFonts w:cs="Times New Roman"/>
                <w:b/>
                <w:lang w:val="pt-BR"/>
              </w:rPr>
              <w:t>Arquitetura de Sistemas Operacionais</w:t>
            </w:r>
            <w:r w:rsidRPr="00A87E9E">
              <w:rPr>
                <w:rFonts w:cs="Times New Roman"/>
                <w:lang w:val="pt-BR"/>
              </w:rPr>
              <w:t xml:space="preserve">. 4. ed. Rio de Janeiro: LTC, 2007. </w:t>
            </w:r>
          </w:p>
        </w:tc>
      </w:tr>
      <w:tr w:rsidR="001B2101" w:rsidRPr="00A87E9E" w:rsidTr="00042E59">
        <w:tc>
          <w:tcPr>
            <w:tcW w:w="1668" w:type="dxa"/>
            <w:tcBorders>
              <w:bottom w:val="single" w:sz="4" w:space="0" w:color="auto"/>
            </w:tcBorders>
            <w:shd w:val="clear" w:color="auto" w:fill="D9D9D9"/>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D9D9D9"/>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Prática como componente curricular IV</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tcPr>
          <w:p w:rsidR="001B2101" w:rsidRPr="00BF1A4C" w:rsidRDefault="001B2101" w:rsidP="00042E59">
            <w:pPr>
              <w:pStyle w:val="Corpodetexto"/>
              <w:spacing w:after="0"/>
              <w:jc w:val="both"/>
              <w:rPr>
                <w:szCs w:val="22"/>
                <w:lang w:val="pt-BR" w:eastAsia="pt-BR"/>
              </w:rPr>
            </w:pPr>
            <w:r w:rsidRPr="00BF1A4C">
              <w:rPr>
                <w:szCs w:val="22"/>
                <w:lang w:val="pt-BR" w:eastAsia="pt-BR"/>
              </w:rPr>
              <w:t>Experiências práticas com softwares educacionais, lousa eletrônica, simulações, experiências de gestão, organização de planos pedagógicos, capacitação de docentes entre outras várias modalidades, tendo como foco a Informática e suas tecnologias.</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rFonts w:eastAsia="Times New Roman" w:cs="Times New Roman"/>
                <w:kern w:val="0"/>
                <w:szCs w:val="22"/>
                <w:lang w:val="en-US" w:eastAsia="pt-BR" w:bidi="ar-SA"/>
              </w:rPr>
            </w:pPr>
            <w:r w:rsidRPr="00A87E9E">
              <w:rPr>
                <w:szCs w:val="22"/>
                <w:lang w:val="pt-BR"/>
              </w:rPr>
              <w:t xml:space="preserve">CAPRON, H. L.; JOHNSON, J. A. </w:t>
            </w:r>
            <w:r w:rsidRPr="00A87E9E">
              <w:rPr>
                <w:b/>
                <w:szCs w:val="22"/>
                <w:lang w:val="pt-BR"/>
              </w:rPr>
              <w:t xml:space="preserve">Introdução à informática. </w:t>
            </w:r>
            <w:r w:rsidRPr="00A87E9E">
              <w:rPr>
                <w:szCs w:val="22"/>
                <w:lang w:val="en-US"/>
              </w:rPr>
              <w:t>8. ed.</w:t>
            </w:r>
            <w:r w:rsidRPr="00A87E9E">
              <w:rPr>
                <w:b/>
                <w:szCs w:val="22"/>
                <w:lang w:val="en-US"/>
              </w:rPr>
              <w:t xml:space="preserve"> </w:t>
            </w:r>
            <w:r w:rsidRPr="00A87E9E">
              <w:rPr>
                <w:szCs w:val="22"/>
                <w:lang w:val="en-US"/>
              </w:rPr>
              <w:t>São Paulo: Pearson Prentice Hall, 2004.</w:t>
            </w:r>
          </w:p>
          <w:p w:rsidR="001B2101" w:rsidRPr="00A87E9E" w:rsidRDefault="001B2101" w:rsidP="00042E59">
            <w:pPr>
              <w:widowControl/>
              <w:suppressAutoHyphens w:val="0"/>
              <w:autoSpaceDE w:val="0"/>
              <w:adjustRightInd w:val="0"/>
              <w:jc w:val="both"/>
              <w:textAlignment w:val="auto"/>
              <w:rPr>
                <w:rFonts w:eastAsia="Times New Roman" w:cs="Times New Roman"/>
                <w:color w:val="000000"/>
                <w:kern w:val="0"/>
                <w:szCs w:val="22"/>
                <w:lang w:val="pt-BR" w:eastAsia="pt-BR" w:bidi="ar-SA"/>
              </w:rPr>
            </w:pPr>
            <w:r w:rsidRPr="00A87E9E">
              <w:rPr>
                <w:rFonts w:eastAsia="Times New Roman" w:cs="Times New Roman"/>
                <w:color w:val="000000"/>
                <w:kern w:val="0"/>
                <w:szCs w:val="22"/>
                <w:lang w:val="pt-BR" w:eastAsia="pt-BR" w:bidi="ar-SA"/>
              </w:rPr>
              <w:t xml:space="preserve">FREIRE, P. </w:t>
            </w:r>
            <w:r w:rsidRPr="00A87E9E">
              <w:rPr>
                <w:rFonts w:eastAsia="Times New Roman" w:cs="Times New Roman"/>
                <w:b/>
                <w:color w:val="000000"/>
                <w:kern w:val="0"/>
                <w:szCs w:val="22"/>
                <w:lang w:val="pt-BR" w:eastAsia="pt-BR" w:bidi="ar-SA"/>
              </w:rPr>
              <w:t>Pedagogia da Autonomia: saberes necessários à prática educativa</w:t>
            </w:r>
            <w:r w:rsidRPr="00A87E9E">
              <w:rPr>
                <w:rFonts w:eastAsia="Times New Roman" w:cs="Times New Roman"/>
                <w:i/>
                <w:color w:val="000000"/>
                <w:kern w:val="0"/>
                <w:szCs w:val="22"/>
                <w:lang w:val="pt-BR" w:eastAsia="pt-BR" w:bidi="ar-SA"/>
              </w:rPr>
              <w:t>.</w:t>
            </w:r>
            <w:r w:rsidRPr="00A87E9E">
              <w:rPr>
                <w:rFonts w:eastAsia="Times New Roman" w:cs="Times New Roman"/>
                <w:color w:val="000000"/>
                <w:kern w:val="0"/>
                <w:szCs w:val="22"/>
                <w:lang w:val="pt-BR" w:eastAsia="pt-BR" w:bidi="ar-SA"/>
              </w:rPr>
              <w:t xml:space="preserve"> São Paulo: Paz e Terra, 1996.</w:t>
            </w:r>
          </w:p>
          <w:p w:rsidR="001B2101" w:rsidRPr="00A87E9E" w:rsidRDefault="001B2101" w:rsidP="00042E59">
            <w:pPr>
              <w:widowControl/>
              <w:suppressAutoHyphens w:val="0"/>
              <w:autoSpaceDE w:val="0"/>
              <w:adjustRightInd w:val="0"/>
              <w:jc w:val="both"/>
              <w:textAlignment w:val="auto"/>
              <w:rPr>
                <w:lang w:val="pt-BR"/>
              </w:rPr>
            </w:pPr>
            <w:r w:rsidRPr="00A87E9E">
              <w:rPr>
                <w:szCs w:val="20"/>
                <w:lang w:val="pt-BR"/>
              </w:rPr>
              <w:t xml:space="preserve">GUIMARÃES, V. S. </w:t>
            </w:r>
            <w:r w:rsidRPr="00A87E9E">
              <w:rPr>
                <w:b/>
                <w:bCs/>
                <w:szCs w:val="20"/>
                <w:lang w:val="pt-BR"/>
              </w:rPr>
              <w:t>Formação de Professores:</w:t>
            </w:r>
            <w:r w:rsidRPr="00A87E9E">
              <w:rPr>
                <w:b/>
                <w:szCs w:val="20"/>
                <w:lang w:val="pt-BR"/>
              </w:rPr>
              <w:t xml:space="preserve"> saberes, identidade e profissão</w:t>
            </w:r>
            <w:r w:rsidRPr="00A87E9E">
              <w:rPr>
                <w:szCs w:val="20"/>
                <w:lang w:val="pt-BR"/>
              </w:rPr>
              <w:t>. 5. ed. Campinas: Papirus, 2004.</w:t>
            </w:r>
            <w:r w:rsidRPr="00A87E9E">
              <w:rPr>
                <w:lang w:val="pt-BR"/>
              </w:rPr>
              <w:t> </w:t>
            </w:r>
          </w:p>
        </w:tc>
      </w:tr>
    </w:tbl>
    <w:p w:rsidR="00E836D7" w:rsidRPr="00A87E9E" w:rsidRDefault="00E836D7" w:rsidP="001B2101"/>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ANTUNES, C. </w:t>
            </w:r>
            <w:r w:rsidRPr="00A87E9E">
              <w:rPr>
                <w:rFonts w:cs="Times New Roman"/>
                <w:b/>
                <w:color w:val="000000"/>
                <w:kern w:val="0"/>
                <w:lang w:val="pt-BR" w:eastAsia="pt-BR" w:bidi="ar-SA"/>
              </w:rPr>
              <w:t>Como desenvolver as competências em sala de aula</w:t>
            </w:r>
            <w:r w:rsidRPr="00A87E9E">
              <w:rPr>
                <w:rFonts w:cs="Times New Roman"/>
                <w:color w:val="000000"/>
                <w:kern w:val="0"/>
                <w:lang w:val="pt-BR" w:eastAsia="pt-BR" w:bidi="ar-SA"/>
              </w:rPr>
              <w:t>. 9. ed. Petrópolis: Vozes, 2010.</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CAMPOS, Casemiro de Medeiros. </w:t>
            </w:r>
            <w:r w:rsidRPr="00A87E9E">
              <w:rPr>
                <w:rFonts w:cs="Times New Roman"/>
                <w:b/>
                <w:kern w:val="0"/>
                <w:lang w:val="pt-BR" w:eastAsia="pt-BR" w:bidi="ar-SA"/>
              </w:rPr>
              <w:t>Saberes docentes e autonomia dos professores</w:t>
            </w:r>
            <w:r w:rsidRPr="00A87E9E">
              <w:rPr>
                <w:rFonts w:cs="Times New Roman"/>
                <w:kern w:val="0"/>
                <w:lang w:val="pt-BR" w:eastAsia="pt-BR" w:bidi="ar-SA"/>
              </w:rPr>
              <w:t>. Petrópolis, Rio de Janeiro: Vozes, 2007.</w:t>
            </w:r>
          </w:p>
          <w:p w:rsidR="001B2101" w:rsidRPr="00A87E9E" w:rsidRDefault="001B2101" w:rsidP="00042E59">
            <w:pPr>
              <w:pStyle w:val="referencia"/>
              <w:spacing w:before="0" w:after="0"/>
              <w:ind w:firstLine="0"/>
            </w:pPr>
            <w:r w:rsidRPr="00A87E9E">
              <w:t xml:space="preserve">HARASIM, L., HILTZ, R., TELES, L. e TUROFF, M. </w:t>
            </w:r>
            <w:r w:rsidRPr="00A87E9E">
              <w:rPr>
                <w:b/>
                <w:bCs/>
              </w:rPr>
              <w:t>Redes de aprendizagem. Um guia para ensino e aprendizagem online</w:t>
            </w:r>
            <w:r w:rsidRPr="00A87E9E">
              <w:t>. Editora SENAC: São Paulo, 2005.</w:t>
            </w:r>
          </w:p>
          <w:p w:rsidR="001B2101" w:rsidRPr="00A87E9E" w:rsidRDefault="001B2101" w:rsidP="00042E59">
            <w:pPr>
              <w:pStyle w:val="referencia"/>
              <w:spacing w:before="0" w:after="0"/>
              <w:ind w:firstLine="0"/>
            </w:pPr>
            <w:r w:rsidRPr="00A87E9E">
              <w:t>GAMBOA, M. C. Prática de ensino. Alagoas: EDUFAL, 2011.</w:t>
            </w:r>
          </w:p>
          <w:p w:rsidR="001B2101" w:rsidRPr="00A87E9E" w:rsidRDefault="001B2101" w:rsidP="00042E59">
            <w:pPr>
              <w:pStyle w:val="referencia"/>
              <w:spacing w:before="0" w:after="0"/>
              <w:ind w:firstLine="0"/>
            </w:pPr>
            <w:r w:rsidRPr="00A87E9E">
              <w:rPr>
                <w:lang w:eastAsia="pt-BR"/>
              </w:rPr>
              <w:t xml:space="preserve">AYRES, Antônio Tadeu. </w:t>
            </w:r>
            <w:r w:rsidRPr="00A87E9E">
              <w:rPr>
                <w:b/>
                <w:lang w:eastAsia="pt-BR"/>
              </w:rPr>
              <w:t>Prática pedagógica competente: ampliando os saberes do professor</w:t>
            </w:r>
            <w:r w:rsidRPr="00A87E9E">
              <w:rPr>
                <w:lang w:eastAsia="pt-BR"/>
              </w:rPr>
              <w:t>. Petrópolis, Rio de Janeiro: Vozes, 2004.</w:t>
            </w:r>
          </w:p>
        </w:tc>
      </w:tr>
    </w:tbl>
    <w:p w:rsidR="001B2101" w:rsidRPr="00A87E9E" w:rsidRDefault="001B2101" w:rsidP="001B2101">
      <w:pPr>
        <w:pStyle w:val="Legenda"/>
        <w:rPr>
          <w:b/>
        </w:rPr>
      </w:pPr>
    </w:p>
    <w:p w:rsidR="001B2101" w:rsidRPr="00A87E9E" w:rsidRDefault="001B2101" w:rsidP="001B2101">
      <w:pPr>
        <w:pStyle w:val="Legenda"/>
        <w:rPr>
          <w:b/>
          <w:sz w:val="24"/>
        </w:rPr>
      </w:pPr>
    </w:p>
    <w:p w:rsidR="001B2101" w:rsidRPr="00A87E9E" w:rsidRDefault="001B2101" w:rsidP="00E01E75">
      <w:pPr>
        <w:pStyle w:val="PPCs"/>
        <w:numPr>
          <w:ilvl w:val="1"/>
          <w:numId w:val="10"/>
        </w:numPr>
      </w:pPr>
      <w:bookmarkStart w:id="72" w:name="_Toc388901808"/>
      <w:bookmarkStart w:id="73" w:name="_Toc391299548"/>
      <w:r w:rsidRPr="00A87E9E">
        <w:t>Ementário para o 5º período</w:t>
      </w:r>
      <w:bookmarkEnd w:id="72"/>
      <w:bookmarkEnd w:id="73"/>
    </w:p>
    <w:p w:rsidR="001B2101" w:rsidRPr="00A87E9E" w:rsidRDefault="001B2101" w:rsidP="001B2101">
      <w:pPr>
        <w:pStyle w:val="Legenda"/>
        <w:rPr>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shd w:val="clear" w:color="auto" w:fill="auto"/>
            <w:vAlign w:val="center"/>
          </w:tcPr>
          <w:p w:rsidR="001B2101" w:rsidRPr="00A87E9E" w:rsidRDefault="001B2101" w:rsidP="001B2101">
            <w:pPr>
              <w:pStyle w:val="Subttulo"/>
              <w:rPr>
                <w:b w:val="0"/>
                <w:lang w:val="pt-BR"/>
              </w:rPr>
            </w:pPr>
            <w:r w:rsidRPr="00A87E9E">
              <w:rPr>
                <w:b w:val="0"/>
                <w:lang w:val="pt-BR"/>
              </w:rPr>
              <w:lastRenderedPageBreak/>
              <w:t>5º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color w:val="000000"/>
                <w:lang w:val="pt-BR" w:eastAsia="pt-BR" w:bidi="ar-SA"/>
              </w:rPr>
            </w:pPr>
            <w:r w:rsidRPr="00A87E9E">
              <w:rPr>
                <w:rFonts w:cs="Times New Roman"/>
                <w:b/>
                <w:color w:val="000000"/>
                <w:lang w:val="pt-BR" w:eastAsia="pt-BR" w:bidi="ar-SA"/>
              </w:rPr>
              <w:t>Disciplina</w:t>
            </w:r>
          </w:p>
        </w:tc>
        <w:tc>
          <w:tcPr>
            <w:tcW w:w="7512" w:type="dxa"/>
            <w:shd w:val="clear" w:color="auto" w:fill="BFBFBF"/>
            <w:vAlign w:val="bottom"/>
          </w:tcPr>
          <w:p w:rsidR="001B2101" w:rsidRPr="00A87E9E" w:rsidRDefault="001B2101" w:rsidP="00042E59">
            <w:pPr>
              <w:rPr>
                <w:rFonts w:cs="Times New Roman"/>
                <w:b/>
                <w:color w:val="000000"/>
                <w:lang w:val="pt-BR"/>
              </w:rPr>
            </w:pPr>
            <w:r w:rsidRPr="00A87E9E">
              <w:rPr>
                <w:rFonts w:cs="Times New Roman"/>
                <w:b/>
                <w:color w:val="000000"/>
                <w:lang w:val="pt-BR"/>
              </w:rPr>
              <w:t>Didática I</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Ementa</w:t>
            </w:r>
          </w:p>
        </w:tc>
        <w:tc>
          <w:tcPr>
            <w:tcW w:w="7512" w:type="dxa"/>
            <w:vAlign w:val="bottom"/>
          </w:tcPr>
          <w:p w:rsidR="001B2101" w:rsidRPr="00A87E9E" w:rsidRDefault="001B2101" w:rsidP="00042E59">
            <w:pPr>
              <w:jc w:val="both"/>
              <w:rPr>
                <w:lang w:val="pt-BR"/>
              </w:rPr>
            </w:pPr>
            <w:r w:rsidRPr="00A87E9E">
              <w:rPr>
                <w:lang w:val="pt-BR"/>
              </w:rPr>
              <w:t>Compreensão da função da Didática como elemento organizador de fatores que influem no processo de ensino e aprendizagem e na elaboração do planejamento de ensino. Visão crítica do papel do planejamento na dinâmica da construção do conhecimento pelo educando. As tendências pedagógicas na Educação brasileira. O currículo escolar e a questão ideológica subjacente. Tipos de planejamento.</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vAlign w:val="bottom"/>
          </w:tcPr>
          <w:p w:rsidR="001B2101" w:rsidRPr="00A87E9E" w:rsidRDefault="001B2101" w:rsidP="00042E59">
            <w:pPr>
              <w:jc w:val="both"/>
              <w:rPr>
                <w:lang w:val="pt-BR"/>
              </w:rPr>
            </w:pPr>
            <w:r w:rsidRPr="00A87E9E">
              <w:rPr>
                <w:lang w:val="pt-BR"/>
              </w:rPr>
              <w:t xml:space="preserve">ANTUNES, C. </w:t>
            </w:r>
            <w:r w:rsidRPr="00A87E9E">
              <w:rPr>
                <w:b/>
                <w:lang w:val="pt-BR"/>
              </w:rPr>
              <w:t>Como desenvolver competências em sala de aula.</w:t>
            </w:r>
            <w:r w:rsidRPr="00A87E9E">
              <w:rPr>
                <w:lang w:val="pt-BR"/>
              </w:rPr>
              <w:t xml:space="preserve"> 9. ed. Petrópolis/RJ: Vozes, 2010.</w:t>
            </w:r>
          </w:p>
          <w:p w:rsidR="001B2101" w:rsidRPr="00A87E9E" w:rsidRDefault="001B2101" w:rsidP="00042E59">
            <w:pPr>
              <w:jc w:val="both"/>
              <w:rPr>
                <w:lang w:val="pt-BR"/>
              </w:rPr>
            </w:pPr>
            <w:r w:rsidRPr="00A87E9E">
              <w:rPr>
                <w:lang w:val="pt-BR"/>
              </w:rPr>
              <w:t xml:space="preserve">TARDIF, M. </w:t>
            </w:r>
            <w:r w:rsidRPr="00A87E9E">
              <w:rPr>
                <w:b/>
                <w:lang w:val="pt-BR"/>
              </w:rPr>
              <w:t>Saberes docentes e formação profissional.</w:t>
            </w:r>
            <w:r w:rsidRPr="00A87E9E">
              <w:rPr>
                <w:lang w:val="pt-BR"/>
              </w:rPr>
              <w:t xml:space="preserve"> 12. ed. Petrópolis/RJ: Vozes, 2011.</w:t>
            </w:r>
          </w:p>
          <w:p w:rsidR="001B2101" w:rsidRPr="00A87E9E" w:rsidRDefault="001B2101" w:rsidP="00042E59">
            <w:pPr>
              <w:jc w:val="both"/>
              <w:rPr>
                <w:lang w:val="pt-BR"/>
              </w:rPr>
            </w:pPr>
            <w:r w:rsidRPr="00A87E9E">
              <w:rPr>
                <w:lang w:val="pt-BR"/>
              </w:rPr>
              <w:t>AYRES, A. T.</w:t>
            </w:r>
            <w:r w:rsidRPr="00A87E9E">
              <w:rPr>
                <w:b/>
                <w:lang w:val="pt-BR"/>
              </w:rPr>
              <w:t xml:space="preserve"> Prática pedagógica competente: ampliando os saberes do professor</w:t>
            </w:r>
            <w:r w:rsidRPr="00A87E9E">
              <w:rPr>
                <w:lang w:val="pt-BR"/>
              </w:rPr>
              <w:t>. 5 ed. Petrópolis/RJ : Vozes, 2011</w:t>
            </w:r>
            <w:r w:rsidRPr="00A87E9E">
              <w:rPr>
                <w:szCs w:val="22"/>
                <w:lang w:val="pt-BR"/>
              </w:rPr>
              <w:t>.</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jc w:val="both"/>
              <w:rPr>
                <w:lang w:val="pt-BR"/>
              </w:rPr>
            </w:pPr>
            <w:r w:rsidRPr="00A87E9E">
              <w:rPr>
                <w:lang w:val="pt-BR"/>
              </w:rPr>
              <w:t xml:space="preserve">TEIXEIRA, A.; B.  M. (org.) </w:t>
            </w:r>
            <w:r w:rsidRPr="00A87E9E">
              <w:rPr>
                <w:b/>
                <w:lang w:val="pt-BR"/>
              </w:rPr>
              <w:t>Temas atuais em didática</w:t>
            </w:r>
            <w:r w:rsidRPr="00A87E9E">
              <w:rPr>
                <w:lang w:val="pt-BR"/>
              </w:rPr>
              <w:t>. Belo Horizonte,MG: Editora da UFMG, 2010.</w:t>
            </w:r>
          </w:p>
          <w:p w:rsidR="001B2101" w:rsidRPr="00A87E9E" w:rsidRDefault="001B2101" w:rsidP="00042E59">
            <w:pPr>
              <w:jc w:val="both"/>
              <w:rPr>
                <w:b/>
                <w:lang w:val="pt-BR"/>
              </w:rPr>
            </w:pPr>
            <w:r w:rsidRPr="00A87E9E">
              <w:rPr>
                <w:lang w:val="pt-BR"/>
              </w:rPr>
              <w:t xml:space="preserve">ALARCÃO, I. </w:t>
            </w:r>
            <w:r w:rsidRPr="00A87E9E">
              <w:rPr>
                <w:b/>
                <w:lang w:val="pt-BR"/>
              </w:rPr>
              <w:t>Professores reflexivos em uma escola reflexiva.</w:t>
            </w:r>
            <w:r w:rsidRPr="00A87E9E">
              <w:rPr>
                <w:lang w:val="pt-BR"/>
              </w:rPr>
              <w:t xml:space="preserve"> 8. ed. São Paulo: Cortez, 2011.</w:t>
            </w:r>
            <w:r w:rsidRPr="00A87E9E">
              <w:rPr>
                <w:b/>
                <w:lang w:val="pt-BR"/>
              </w:rPr>
              <w:t> </w:t>
            </w:r>
          </w:p>
          <w:p w:rsidR="001B2101" w:rsidRPr="00BF1A4C" w:rsidRDefault="001B2101" w:rsidP="00042E59">
            <w:pPr>
              <w:pStyle w:val="Corpodetexto"/>
              <w:spacing w:after="0"/>
              <w:jc w:val="both"/>
              <w:rPr>
                <w:lang w:val="pt-BR" w:eastAsia="pt-BR"/>
              </w:rPr>
            </w:pPr>
            <w:r w:rsidRPr="00BF1A4C">
              <w:rPr>
                <w:lang w:val="pt-BR" w:eastAsia="pt-BR"/>
              </w:rPr>
              <w:t>FAZENDA, I. C.A. (org).</w:t>
            </w:r>
            <w:r w:rsidRPr="00BF1A4C">
              <w:rPr>
                <w:b/>
                <w:lang w:val="pt-BR" w:eastAsia="pt-BR"/>
              </w:rPr>
              <w:t>Didática e interdisciplinaridade.</w:t>
            </w:r>
            <w:r w:rsidRPr="00BF1A4C">
              <w:rPr>
                <w:lang w:val="pt-BR" w:eastAsia="pt-BR"/>
              </w:rPr>
              <w:t xml:space="preserve"> 16. ed. Campinas, Papirus, 2011.</w:t>
            </w:r>
          </w:p>
          <w:p w:rsidR="001B2101" w:rsidRPr="002A34CE" w:rsidRDefault="001B2101" w:rsidP="00042E59">
            <w:pPr>
              <w:jc w:val="both"/>
              <w:rPr>
                <w:lang w:val="es-MX"/>
              </w:rPr>
            </w:pPr>
            <w:r w:rsidRPr="00A87E9E">
              <w:rPr>
                <w:szCs w:val="20"/>
                <w:lang w:val="pt-BR"/>
              </w:rPr>
              <w:t xml:space="preserve">GUIMARÃES, V. S. </w:t>
            </w:r>
            <w:r w:rsidRPr="00A87E9E">
              <w:rPr>
                <w:b/>
                <w:bCs/>
                <w:szCs w:val="20"/>
                <w:lang w:val="pt-BR"/>
              </w:rPr>
              <w:t>Formação de Professores:</w:t>
            </w:r>
            <w:r w:rsidRPr="00A87E9E">
              <w:rPr>
                <w:b/>
                <w:szCs w:val="20"/>
                <w:lang w:val="pt-BR"/>
              </w:rPr>
              <w:t xml:space="preserve"> saberes, identidade e profissão</w:t>
            </w:r>
            <w:r w:rsidRPr="00A87E9E">
              <w:rPr>
                <w:szCs w:val="20"/>
                <w:lang w:val="pt-BR"/>
              </w:rPr>
              <w:t xml:space="preserve">. </w:t>
            </w:r>
            <w:r w:rsidRPr="002A34CE">
              <w:rPr>
                <w:szCs w:val="20"/>
                <w:lang w:val="es-MX"/>
              </w:rPr>
              <w:t>5. ed. Campinas: Papirus, 2004.</w:t>
            </w:r>
          </w:p>
          <w:p w:rsidR="001B2101" w:rsidRPr="00BF1A4C" w:rsidRDefault="001B2101" w:rsidP="00042E59">
            <w:pPr>
              <w:pStyle w:val="Corpodetexto"/>
              <w:spacing w:after="0"/>
              <w:jc w:val="both"/>
              <w:rPr>
                <w:color w:val="000000"/>
                <w:szCs w:val="20"/>
                <w:lang w:val="pt-BR" w:eastAsia="pt-BR"/>
              </w:rPr>
            </w:pPr>
            <w:r w:rsidRPr="002A34CE">
              <w:rPr>
                <w:color w:val="000000"/>
                <w:szCs w:val="20"/>
                <w:lang w:val="es-MX" w:eastAsia="pt-BR"/>
              </w:rPr>
              <w:t xml:space="preserve">FARIAS, I. M. S. de; et al. </w:t>
            </w:r>
            <w:r w:rsidRPr="00BF1A4C">
              <w:rPr>
                <w:b/>
                <w:bCs/>
                <w:color w:val="000000"/>
                <w:szCs w:val="20"/>
                <w:lang w:val="pt-BR" w:eastAsia="pt-BR"/>
              </w:rPr>
              <w:t>Didática e docência</w:t>
            </w:r>
            <w:r w:rsidRPr="00BF1A4C">
              <w:rPr>
                <w:b/>
                <w:color w:val="000000"/>
                <w:lang w:val="pt-BR" w:eastAsia="pt-BR"/>
              </w:rPr>
              <w:t>: aprendendo a profissão</w:t>
            </w:r>
            <w:r w:rsidRPr="00BF1A4C">
              <w:rPr>
                <w:b/>
                <w:bCs/>
                <w:color w:val="000000"/>
                <w:szCs w:val="20"/>
                <w:lang w:val="pt-BR" w:eastAsia="pt-BR"/>
              </w:rPr>
              <w:t>.</w:t>
            </w:r>
            <w:r w:rsidRPr="00BF1A4C">
              <w:rPr>
                <w:b/>
                <w:color w:val="000000"/>
                <w:szCs w:val="20"/>
                <w:lang w:val="pt-BR" w:eastAsia="pt-BR"/>
              </w:rPr>
              <w:t xml:space="preserve"> </w:t>
            </w:r>
            <w:r w:rsidRPr="00BF1A4C">
              <w:rPr>
                <w:color w:val="000000"/>
                <w:szCs w:val="20"/>
                <w:lang w:val="pt-BR" w:eastAsia="pt-BR"/>
              </w:rPr>
              <w:t>3. ed. Brasília: Liber Livro, 2011.</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Estrutura de Dados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pStyle w:val="NormalWeb"/>
              <w:spacing w:before="0" w:after="0"/>
              <w:jc w:val="both"/>
              <w:rPr>
                <w:rFonts w:cs="Times New Roman"/>
                <w:lang w:val="pt-BR"/>
              </w:rPr>
            </w:pPr>
            <w:r w:rsidRPr="00A87E9E">
              <w:rPr>
                <w:rFonts w:cs="Times New Roman"/>
                <w:lang w:val="pt-BR"/>
              </w:rPr>
              <w:t>Recursividade. Listas Generalizadas. Árvores. Pesquisa em Tabelas. Métodos de ordenação.</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vAlign w:val="bottom"/>
          </w:tcPr>
          <w:p w:rsidR="001B2101" w:rsidRPr="00A87E9E" w:rsidRDefault="001B2101" w:rsidP="00042E59">
            <w:pPr>
              <w:pStyle w:val="NormalWeb"/>
              <w:spacing w:before="0" w:after="0"/>
              <w:jc w:val="both"/>
              <w:rPr>
                <w:rFonts w:cs="Times New Roman"/>
                <w:color w:val="000000"/>
                <w:lang w:val="pt-BR"/>
              </w:rPr>
            </w:pPr>
            <w:r w:rsidRPr="00A87E9E">
              <w:rPr>
                <w:rFonts w:cs="Times New Roman"/>
                <w:color w:val="000000"/>
                <w:lang w:val="pt-BR"/>
              </w:rPr>
              <w:t xml:space="preserve">LORENZI, F. M. ; P. N. CARVALHO, T. P. </w:t>
            </w:r>
            <w:r w:rsidRPr="00A87E9E">
              <w:rPr>
                <w:rFonts w:cs="Times New Roman"/>
                <w:b/>
                <w:color w:val="000000"/>
                <w:lang w:val="pt-BR"/>
              </w:rPr>
              <w:t>Estrutura de Dados</w:t>
            </w:r>
            <w:r w:rsidRPr="00A87E9E">
              <w:rPr>
                <w:rFonts w:cs="Times New Roman"/>
                <w:color w:val="000000"/>
                <w:lang w:val="pt-BR"/>
              </w:rPr>
              <w:t>. São Paulo: Thomson Learning, 2007.</w:t>
            </w:r>
          </w:p>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PEREIRA, S. L. </w:t>
            </w:r>
            <w:r w:rsidRPr="00A87E9E">
              <w:rPr>
                <w:rFonts w:cs="Times New Roman"/>
                <w:b/>
                <w:lang w:val="pt-BR"/>
              </w:rPr>
              <w:t>Estrutura de dados fundamentais</w:t>
            </w:r>
            <w:r w:rsidRPr="00A87E9E">
              <w:rPr>
                <w:rFonts w:cs="Times New Roman"/>
                <w:lang w:val="pt-BR"/>
              </w:rPr>
              <w:t>. São Paulo: Érica. 2009.</w:t>
            </w:r>
          </w:p>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SILVA, O. Q. da. </w:t>
            </w:r>
            <w:r w:rsidRPr="00A87E9E">
              <w:rPr>
                <w:rFonts w:cs="Times New Roman"/>
                <w:b/>
                <w:lang w:val="pt-BR"/>
              </w:rPr>
              <w:t>Estrutura de Dados e Algoritmos utilizando C</w:t>
            </w:r>
            <w:r w:rsidRPr="00A87E9E">
              <w:rPr>
                <w:rFonts w:cs="Times New Roman"/>
                <w:lang w:val="pt-BR"/>
              </w:rPr>
              <w:t>. Ciência Moderna, 2007.</w:t>
            </w:r>
          </w:p>
        </w:tc>
      </w:tr>
    </w:tbl>
    <w:p w:rsidR="001B2101" w:rsidRPr="00A87E9E" w:rsidRDefault="001B2101" w:rsidP="001B2101"/>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vAlign w:val="bottom"/>
          </w:tcPr>
          <w:p w:rsidR="001B2101" w:rsidRPr="00BF1A4C" w:rsidRDefault="001B2101" w:rsidP="00042E59">
            <w:pPr>
              <w:pStyle w:val="Corpodetexto"/>
              <w:spacing w:after="0"/>
              <w:jc w:val="both"/>
              <w:rPr>
                <w:lang w:val="pt-BR" w:eastAsia="pt-BR"/>
              </w:rPr>
            </w:pPr>
            <w:r w:rsidRPr="00BF1A4C">
              <w:rPr>
                <w:lang w:val="pt-BR" w:eastAsia="pt-BR"/>
              </w:rPr>
              <w:t xml:space="preserve">ASCENCIO, A. F. G. </w:t>
            </w:r>
            <w:r w:rsidRPr="00BF1A4C">
              <w:rPr>
                <w:b/>
                <w:lang w:val="pt-BR" w:eastAsia="pt-BR"/>
              </w:rPr>
              <w:t>Estrutura de Dados</w:t>
            </w:r>
            <w:r w:rsidRPr="00BF1A4C">
              <w:rPr>
                <w:lang w:val="pt-BR" w:eastAsia="pt-BR"/>
              </w:rPr>
              <w:t>. Pearson Brasil, 2011.</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 xml:space="preserve">CELES, W.; CERQUEIRA, R.; RANGEL J. L. </w:t>
            </w:r>
            <w:r w:rsidRPr="00BF1A4C">
              <w:rPr>
                <w:b/>
                <w:color w:val="000000"/>
                <w:lang w:val="pt-BR" w:eastAsia="pt-BR"/>
              </w:rPr>
              <w:t>Introdução a estrutura de dados – Com técnicas de programação em C</w:t>
            </w:r>
            <w:r w:rsidRPr="00BF1A4C">
              <w:rPr>
                <w:color w:val="000000"/>
                <w:lang w:val="pt-BR" w:eastAsia="pt-BR"/>
              </w:rPr>
              <w:t>. Câmpus, 2004.</w:t>
            </w:r>
          </w:p>
          <w:p w:rsidR="001B2101" w:rsidRPr="00BF1A4C" w:rsidRDefault="001B2101" w:rsidP="00042E59">
            <w:pPr>
              <w:pStyle w:val="Corpodetexto"/>
              <w:spacing w:after="0"/>
              <w:jc w:val="both"/>
              <w:rPr>
                <w:lang w:val="pt-BR" w:eastAsia="pt-BR"/>
              </w:rPr>
            </w:pPr>
            <w:r w:rsidRPr="00BF1A4C">
              <w:rPr>
                <w:lang w:val="pt-BR" w:eastAsia="pt-BR"/>
              </w:rPr>
              <w:t xml:space="preserve">GUIMARÃES, A. M; LAGES, N. A. C. </w:t>
            </w:r>
            <w:r w:rsidRPr="00BF1A4C">
              <w:rPr>
                <w:b/>
                <w:lang w:val="pt-BR" w:eastAsia="pt-BR"/>
              </w:rPr>
              <w:t>Algoritmos e estrutura de dados</w:t>
            </w:r>
            <w:r w:rsidRPr="00BF1A4C">
              <w:rPr>
                <w:lang w:val="pt-BR" w:eastAsia="pt-BR"/>
              </w:rPr>
              <w:t>. LTC, 1994.</w:t>
            </w:r>
          </w:p>
          <w:p w:rsidR="001B2101" w:rsidRPr="00BF1A4C" w:rsidRDefault="001B2101" w:rsidP="00042E59">
            <w:pPr>
              <w:pStyle w:val="Corpodetexto"/>
              <w:spacing w:after="0"/>
              <w:jc w:val="both"/>
              <w:rPr>
                <w:lang w:val="pt-BR" w:eastAsia="pt-BR"/>
              </w:rPr>
            </w:pPr>
            <w:r w:rsidRPr="00BF1A4C">
              <w:rPr>
                <w:lang w:val="pt-BR" w:eastAsia="pt-BR"/>
              </w:rPr>
              <w:t xml:space="preserve">SZWAECFITER, J. L; MARKENZON, L. </w:t>
            </w:r>
            <w:r w:rsidRPr="00BF1A4C">
              <w:rPr>
                <w:b/>
                <w:lang w:val="pt-BR" w:eastAsia="pt-BR"/>
              </w:rPr>
              <w:t>Estrutura de Dados e seus algoritmos.</w:t>
            </w:r>
            <w:r w:rsidRPr="00BF1A4C">
              <w:rPr>
                <w:lang w:val="pt-BR" w:eastAsia="pt-BR"/>
              </w:rPr>
              <w:t xml:space="preserve"> LTC, 1994</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 xml:space="preserve">KOFFMANN, E. B; WOLFGANG, P. A. T. </w:t>
            </w:r>
            <w:r w:rsidRPr="00BF1A4C">
              <w:rPr>
                <w:b/>
                <w:color w:val="000000"/>
                <w:lang w:val="pt-BR" w:eastAsia="pt-BR"/>
              </w:rPr>
              <w:t>Objetos, abstração, estrutura de dados e projeto usando C++.</w:t>
            </w:r>
            <w:r w:rsidRPr="00BF1A4C">
              <w:rPr>
                <w:color w:val="000000"/>
                <w:lang w:val="pt-BR" w:eastAsia="pt-BR"/>
              </w:rPr>
              <w:t xml:space="preserve"> LTC, 2008. </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jc w:val="both"/>
              <w:rPr>
                <w:rFonts w:cs="Times New Roman"/>
                <w:b/>
                <w:lang w:val="pt-BR"/>
              </w:rPr>
            </w:pPr>
            <w:r w:rsidRPr="00A87E9E">
              <w:rPr>
                <w:rFonts w:cs="Times New Roman"/>
                <w:b/>
                <w:lang w:val="pt-BR"/>
              </w:rPr>
              <w:t>Banco de Dados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BF1A4C" w:rsidRDefault="001B2101" w:rsidP="00042E59">
            <w:pPr>
              <w:pStyle w:val="Corpodetexto"/>
              <w:spacing w:after="0"/>
              <w:jc w:val="both"/>
              <w:rPr>
                <w:lang w:val="pt-BR" w:eastAsia="pt-BR"/>
              </w:rPr>
            </w:pPr>
            <w:r w:rsidRPr="00BF1A4C">
              <w:rPr>
                <w:lang w:val="pt-BR" w:eastAsia="pt-BR"/>
              </w:rPr>
              <w:t xml:space="preserve">Conceitos, características e funcionalidades de Banco de Dados. Organização de desenvolvimento de um Sistema Gerenciador de Banco de Dados. Elementos de um Banco de Dados. Modelos lógicos: relacional e orientado ao objeto. Modelo Entidade Relacionamento. Álgebra relacional. Linguagens de Consulta. Normalização. Modelagem de Dados. Arquitetura de </w:t>
            </w:r>
            <w:r w:rsidRPr="00BF1A4C">
              <w:rPr>
                <w:lang w:val="pt-BR" w:eastAsia="pt-BR"/>
              </w:rPr>
              <w:lastRenderedPageBreak/>
              <w:t>Banco de Dados.</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lastRenderedPageBreak/>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vAlign w:val="bottom"/>
          </w:tcPr>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DATE, C. J. </w:t>
            </w:r>
            <w:r w:rsidRPr="00A87E9E">
              <w:rPr>
                <w:b/>
                <w:color w:val="000000"/>
                <w:lang w:val="pt-BR"/>
              </w:rPr>
              <w:t>Introdução a Sistemas de Bancos de Dados</w:t>
            </w:r>
            <w:r w:rsidRPr="00A87E9E">
              <w:rPr>
                <w:color w:val="000000"/>
                <w:lang w:val="pt-BR"/>
              </w:rPr>
              <w:t>. 8. ed. Editora Câmpus, 2004.</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ELMASRI, R.; Navathe, S. B. </w:t>
            </w:r>
            <w:r w:rsidRPr="00A87E9E">
              <w:rPr>
                <w:b/>
                <w:color w:val="000000"/>
                <w:lang w:val="pt-BR"/>
              </w:rPr>
              <w:t>Sistemas de Banco de Dados</w:t>
            </w:r>
            <w:r w:rsidRPr="00A87E9E">
              <w:rPr>
                <w:color w:val="000000"/>
                <w:lang w:val="pt-BR"/>
              </w:rPr>
              <w:t>. 6ª ed. São Paulo: Pearson Education do Brasil, 2011.</w:t>
            </w:r>
          </w:p>
          <w:p w:rsidR="001B2101" w:rsidRPr="00A87E9E" w:rsidRDefault="001B2101" w:rsidP="00042E59">
            <w:pPr>
              <w:widowControl/>
              <w:suppressAutoHyphens w:val="0"/>
              <w:autoSpaceDN/>
              <w:jc w:val="both"/>
              <w:textAlignment w:val="auto"/>
              <w:rPr>
                <w:color w:val="000000"/>
                <w:lang w:val="pt-BR"/>
              </w:rPr>
            </w:pPr>
            <w:r w:rsidRPr="00A87E9E">
              <w:rPr>
                <w:color w:val="000000"/>
                <w:lang w:val="en-US"/>
              </w:rPr>
              <w:t xml:space="preserve">KORT, Henry F. et all. </w:t>
            </w:r>
            <w:r w:rsidRPr="00A87E9E">
              <w:rPr>
                <w:b/>
                <w:color w:val="000000"/>
                <w:lang w:val="pt-BR"/>
              </w:rPr>
              <w:t>Sistema de Bancos de Dados</w:t>
            </w:r>
            <w:r w:rsidRPr="00A87E9E">
              <w:rPr>
                <w:color w:val="000000"/>
                <w:lang w:val="pt-BR"/>
              </w:rPr>
              <w:t>. 5ª Ed. São Paulo: Câmpus, 2006.</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ABREU, M. P. de; MACHADO, F. N. R. </w:t>
            </w:r>
            <w:r w:rsidRPr="00A87E9E">
              <w:rPr>
                <w:b/>
                <w:color w:val="000000"/>
                <w:lang w:val="pt-BR"/>
              </w:rPr>
              <w:t>Projeto de banco de dados:  uma visão prática</w:t>
            </w:r>
            <w:r w:rsidRPr="00A87E9E">
              <w:rPr>
                <w:color w:val="000000"/>
                <w:lang w:val="pt-BR"/>
              </w:rPr>
              <w:t>. 16. ed. São Paulo: Erica, 2009.</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ALVES, W. P. </w:t>
            </w:r>
            <w:r w:rsidRPr="00A87E9E">
              <w:rPr>
                <w:b/>
                <w:color w:val="000000"/>
                <w:lang w:val="pt-BR"/>
              </w:rPr>
              <w:t>Banco de dados: teoria e desenvolvimento</w:t>
            </w:r>
            <w:r w:rsidRPr="00A87E9E">
              <w:rPr>
                <w:color w:val="000000"/>
                <w:lang w:val="pt-BR"/>
              </w:rPr>
              <w:t>. São Paulo: Erica: 2011.</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HEUSER, C. A. </w:t>
            </w:r>
            <w:r w:rsidRPr="00A87E9E">
              <w:rPr>
                <w:b/>
                <w:color w:val="000000"/>
                <w:lang w:val="pt-BR"/>
              </w:rPr>
              <w:t>Projeto de banco de dados</w:t>
            </w:r>
            <w:r w:rsidRPr="00A87E9E">
              <w:rPr>
                <w:color w:val="000000"/>
                <w:lang w:val="pt-BR"/>
              </w:rPr>
              <w:t>. 6. ed. Porto Alegre: Bookman Companhia, 2009.</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RAMAKRISHNAN, R.; GEHRKE, J. </w:t>
            </w:r>
            <w:r w:rsidRPr="00A87E9E">
              <w:rPr>
                <w:b/>
                <w:color w:val="000000"/>
                <w:lang w:val="pt-BR"/>
              </w:rPr>
              <w:t>Sistemas de gerenciamento de banco de dados</w:t>
            </w:r>
            <w:r w:rsidRPr="00A87E9E">
              <w:rPr>
                <w:color w:val="000000"/>
                <w:lang w:val="pt-BR"/>
              </w:rPr>
              <w:t>. 3. ed. São Paulo: McGraw Hill - Artmed: 2008.</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ROB, P; CORONEL, C. </w:t>
            </w:r>
            <w:r w:rsidRPr="00A87E9E">
              <w:rPr>
                <w:b/>
                <w:color w:val="000000"/>
                <w:lang w:val="pt-BR"/>
              </w:rPr>
              <w:t>Sistemas de Banco de Dados – Projeto, Implementação e Administração.</w:t>
            </w:r>
            <w:r w:rsidRPr="00A87E9E">
              <w:rPr>
                <w:color w:val="000000"/>
                <w:lang w:val="pt-BR"/>
              </w:rPr>
              <w:t xml:space="preserve"> São Paulo: Cengage Learning: 2010.</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Engenharia de Software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BF1A4C" w:rsidRDefault="001B2101" w:rsidP="00042E59">
            <w:pPr>
              <w:pStyle w:val="Corpodetexto"/>
              <w:spacing w:after="0"/>
              <w:jc w:val="both"/>
              <w:rPr>
                <w:szCs w:val="22"/>
                <w:lang w:val="pt-BR" w:eastAsia="pt-BR"/>
              </w:rPr>
            </w:pPr>
            <w:r w:rsidRPr="00BF1A4C">
              <w:rPr>
                <w:szCs w:val="22"/>
                <w:lang w:val="pt-BR" w:eastAsia="pt-BR"/>
              </w:rPr>
              <w:t>Engenharia de sistemas. Conceitos e princípios de análise. Análise Estruturada. Análise Orientada a Objeto.</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vAlign w:val="bottom"/>
          </w:tcPr>
          <w:p w:rsidR="001B2101" w:rsidRPr="00BF1A4C" w:rsidRDefault="001B2101" w:rsidP="00042E59">
            <w:pPr>
              <w:pStyle w:val="Corpodetexto"/>
              <w:spacing w:after="0"/>
              <w:jc w:val="both"/>
              <w:rPr>
                <w:color w:val="000000"/>
                <w:szCs w:val="22"/>
                <w:lang w:val="pt-BR" w:eastAsia="pt-BR"/>
              </w:rPr>
            </w:pPr>
            <w:r w:rsidRPr="00BF1A4C">
              <w:rPr>
                <w:color w:val="000000"/>
                <w:szCs w:val="22"/>
                <w:lang w:val="pt-BR" w:eastAsia="pt-BR"/>
              </w:rPr>
              <w:t xml:space="preserve">PAULA FILHO, W. P. </w:t>
            </w:r>
            <w:r w:rsidRPr="00BF1A4C">
              <w:rPr>
                <w:b/>
                <w:color w:val="000000"/>
                <w:szCs w:val="22"/>
                <w:lang w:val="pt-BR" w:eastAsia="pt-BR"/>
              </w:rPr>
              <w:t>Engenharia de Software – Fundamentos, métodos e padrões</w:t>
            </w:r>
            <w:r w:rsidRPr="00BF1A4C">
              <w:rPr>
                <w:i/>
                <w:color w:val="000000"/>
                <w:szCs w:val="22"/>
                <w:lang w:val="pt-BR" w:eastAsia="pt-BR"/>
              </w:rPr>
              <w:t xml:space="preserve">. </w:t>
            </w:r>
            <w:r w:rsidRPr="00BF1A4C">
              <w:rPr>
                <w:color w:val="000000"/>
                <w:szCs w:val="22"/>
                <w:lang w:val="pt-BR" w:eastAsia="pt-BR"/>
              </w:rPr>
              <w:t>3. ed. LTC, 2011.</w:t>
            </w:r>
          </w:p>
          <w:p w:rsidR="001B2101" w:rsidRPr="00A87E9E" w:rsidRDefault="001B2101" w:rsidP="00042E59">
            <w:pPr>
              <w:pStyle w:val="Corpodetexto"/>
              <w:spacing w:after="0"/>
              <w:jc w:val="both"/>
              <w:rPr>
                <w:color w:val="000000"/>
                <w:szCs w:val="22"/>
                <w:lang w:val="en-US" w:eastAsia="pt-BR"/>
              </w:rPr>
            </w:pPr>
            <w:r w:rsidRPr="00BF1A4C">
              <w:rPr>
                <w:color w:val="000000"/>
                <w:szCs w:val="22"/>
                <w:lang w:val="pt-BR" w:eastAsia="pt-BR"/>
              </w:rPr>
              <w:t xml:space="preserve">PRESSMAN, R. S. </w:t>
            </w:r>
            <w:r w:rsidRPr="00BF1A4C">
              <w:rPr>
                <w:b/>
                <w:color w:val="000000"/>
                <w:szCs w:val="22"/>
                <w:lang w:val="pt-BR" w:eastAsia="pt-BR"/>
              </w:rPr>
              <w:t>Engenharia de Software- Uma abordagem profissional.</w:t>
            </w:r>
            <w:r w:rsidRPr="00BF1A4C">
              <w:rPr>
                <w:color w:val="000000"/>
                <w:szCs w:val="22"/>
                <w:lang w:val="pt-BR" w:eastAsia="pt-BR"/>
              </w:rPr>
              <w:t xml:space="preserve"> </w:t>
            </w:r>
            <w:r w:rsidRPr="00A87E9E">
              <w:rPr>
                <w:color w:val="000000"/>
                <w:szCs w:val="22"/>
                <w:lang w:val="en-US" w:eastAsia="pt-BR"/>
              </w:rPr>
              <w:t>7. ed. McGraw Hill - Artmed, 2011.</w:t>
            </w:r>
          </w:p>
          <w:p w:rsidR="001B2101" w:rsidRPr="00A87E9E" w:rsidRDefault="001B2101" w:rsidP="00042E59">
            <w:pPr>
              <w:pStyle w:val="Corpodetexto"/>
              <w:spacing w:after="0"/>
              <w:jc w:val="both"/>
              <w:rPr>
                <w:color w:val="000000"/>
                <w:szCs w:val="22"/>
                <w:lang w:val="en-US" w:eastAsia="pt-BR"/>
              </w:rPr>
            </w:pPr>
            <w:r w:rsidRPr="00A87E9E">
              <w:rPr>
                <w:color w:val="000000"/>
                <w:szCs w:val="22"/>
                <w:lang w:val="en-US" w:eastAsia="pt-BR"/>
              </w:rPr>
              <w:t xml:space="preserve">SOMMERVILLE, I. </w:t>
            </w:r>
            <w:r w:rsidRPr="00A87E9E">
              <w:rPr>
                <w:b/>
                <w:color w:val="000000"/>
                <w:szCs w:val="22"/>
                <w:lang w:val="en-US" w:eastAsia="pt-BR"/>
              </w:rPr>
              <w:t>Engenharia de Software</w:t>
            </w:r>
            <w:r w:rsidRPr="00A87E9E">
              <w:rPr>
                <w:i/>
                <w:color w:val="000000"/>
                <w:szCs w:val="22"/>
                <w:lang w:val="en-US" w:eastAsia="pt-BR"/>
              </w:rPr>
              <w:t>.</w:t>
            </w:r>
            <w:r w:rsidRPr="00A87E9E">
              <w:rPr>
                <w:color w:val="000000"/>
                <w:szCs w:val="22"/>
                <w:lang w:val="en-US" w:eastAsia="pt-BR"/>
              </w:rPr>
              <w:t xml:space="preserve"> 8. ed. São Paulo: Pearson Addison Wesley, 2007.</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BF1A4C" w:rsidRDefault="001B2101" w:rsidP="00042E59">
            <w:pPr>
              <w:pStyle w:val="Corpodetexto"/>
              <w:spacing w:after="0"/>
              <w:jc w:val="both"/>
              <w:rPr>
                <w:color w:val="000000"/>
                <w:szCs w:val="22"/>
                <w:lang w:val="pt-BR" w:eastAsia="pt-BR"/>
              </w:rPr>
            </w:pPr>
            <w:r w:rsidRPr="00BF1A4C">
              <w:rPr>
                <w:color w:val="000000"/>
                <w:szCs w:val="22"/>
                <w:lang w:val="pt-BR" w:eastAsia="pt-BR"/>
              </w:rPr>
              <w:t xml:space="preserve">LARMAN, C. </w:t>
            </w:r>
            <w:r w:rsidRPr="00BF1A4C">
              <w:rPr>
                <w:b/>
                <w:color w:val="000000"/>
                <w:szCs w:val="22"/>
                <w:lang w:val="pt-BR" w:eastAsia="pt-BR"/>
              </w:rPr>
              <w:t>Utilizando UML e padrões – Uma introdução a análise e ao projeto orientados a objetos e ao desenvolvimento iterativo</w:t>
            </w:r>
            <w:r w:rsidRPr="00BF1A4C">
              <w:rPr>
                <w:color w:val="000000"/>
                <w:szCs w:val="22"/>
                <w:lang w:val="pt-BR" w:eastAsia="pt-BR"/>
              </w:rPr>
              <w:t>. 3. ed. Bookman Companhia, 2007.</w:t>
            </w:r>
          </w:p>
          <w:p w:rsidR="001B2101" w:rsidRPr="00BF1A4C" w:rsidRDefault="001B2101" w:rsidP="00042E59">
            <w:pPr>
              <w:pStyle w:val="Corpodetexto"/>
              <w:spacing w:after="0"/>
              <w:jc w:val="both"/>
              <w:rPr>
                <w:bCs/>
                <w:color w:val="000000"/>
                <w:lang w:val="pt-BR" w:eastAsia="pt-BR"/>
              </w:rPr>
            </w:pPr>
            <w:r w:rsidRPr="00BF1A4C">
              <w:rPr>
                <w:bCs/>
                <w:color w:val="000000"/>
                <w:lang w:val="pt-BR" w:eastAsia="pt-BR"/>
              </w:rPr>
              <w:t xml:space="preserve">SCHACH, S. R. </w:t>
            </w:r>
            <w:r w:rsidRPr="00BF1A4C">
              <w:rPr>
                <w:b/>
                <w:bCs/>
                <w:color w:val="000000"/>
                <w:lang w:val="pt-BR" w:eastAsia="pt-BR"/>
              </w:rPr>
              <w:t>Engenharia de Software - Os Paradigmas Clássico e Orientado a Objetos.</w:t>
            </w:r>
            <w:r w:rsidRPr="00BF1A4C">
              <w:rPr>
                <w:bCs/>
                <w:i/>
                <w:color w:val="000000"/>
                <w:lang w:val="pt-BR" w:eastAsia="pt-BR"/>
              </w:rPr>
              <w:t xml:space="preserve"> </w:t>
            </w:r>
            <w:r w:rsidRPr="00BF1A4C">
              <w:rPr>
                <w:bCs/>
                <w:color w:val="000000"/>
                <w:lang w:val="pt-BR" w:eastAsia="pt-BR"/>
              </w:rPr>
              <w:t>7. ed.</w:t>
            </w:r>
            <w:r w:rsidRPr="00BF1A4C">
              <w:rPr>
                <w:bCs/>
                <w:i/>
                <w:color w:val="000000"/>
                <w:lang w:val="pt-BR" w:eastAsia="pt-BR"/>
              </w:rPr>
              <w:t xml:space="preserve"> </w:t>
            </w:r>
            <w:r w:rsidRPr="00BF1A4C">
              <w:rPr>
                <w:bCs/>
                <w:color w:val="000000"/>
                <w:lang w:val="pt-BR" w:eastAsia="pt-BR"/>
              </w:rPr>
              <w:t>Mcgraw Hill – Artmed: 2008.</w:t>
            </w:r>
          </w:p>
          <w:p w:rsidR="001B2101" w:rsidRPr="00BF1A4C" w:rsidRDefault="001B2101" w:rsidP="00042E59">
            <w:pPr>
              <w:pStyle w:val="Corpodetexto"/>
              <w:spacing w:after="0"/>
              <w:jc w:val="both"/>
              <w:rPr>
                <w:color w:val="000000"/>
                <w:szCs w:val="22"/>
                <w:lang w:val="pt-BR" w:eastAsia="pt-BR"/>
              </w:rPr>
            </w:pPr>
            <w:r w:rsidRPr="00BF1A4C">
              <w:rPr>
                <w:color w:val="000000"/>
                <w:szCs w:val="22"/>
                <w:lang w:val="pt-BR" w:eastAsia="pt-BR"/>
              </w:rPr>
              <w:t xml:space="preserve">TONSING, S. L. </w:t>
            </w:r>
            <w:r w:rsidRPr="00BF1A4C">
              <w:rPr>
                <w:b/>
                <w:color w:val="000000"/>
                <w:szCs w:val="22"/>
                <w:lang w:val="pt-BR" w:eastAsia="pt-BR"/>
              </w:rPr>
              <w:t>Engenharia de Software: análise e projeto de sistemas</w:t>
            </w:r>
            <w:r w:rsidRPr="00BF1A4C">
              <w:rPr>
                <w:i/>
                <w:color w:val="000000"/>
                <w:szCs w:val="22"/>
                <w:lang w:val="pt-BR" w:eastAsia="pt-BR"/>
              </w:rPr>
              <w:t>.</w:t>
            </w:r>
            <w:r w:rsidRPr="00BF1A4C">
              <w:rPr>
                <w:color w:val="000000"/>
                <w:szCs w:val="22"/>
                <w:lang w:val="pt-BR" w:eastAsia="pt-BR"/>
              </w:rPr>
              <w:t xml:space="preserve"> 2. ed. Rio de Janeiro, Ciência Moderna, 2008.</w:t>
            </w:r>
          </w:p>
          <w:p w:rsidR="001B2101" w:rsidRPr="00BF1A4C" w:rsidRDefault="001B2101" w:rsidP="00042E59">
            <w:pPr>
              <w:pStyle w:val="Corpodetexto"/>
              <w:spacing w:after="0"/>
              <w:jc w:val="both"/>
              <w:rPr>
                <w:bCs/>
                <w:color w:val="000000"/>
                <w:lang w:val="pt-BR" w:eastAsia="pt-BR"/>
              </w:rPr>
            </w:pPr>
            <w:r w:rsidRPr="00BF1A4C">
              <w:rPr>
                <w:bCs/>
                <w:color w:val="000000"/>
                <w:lang w:val="pt-BR" w:eastAsia="pt-BR"/>
              </w:rPr>
              <w:t xml:space="preserve">PFLEEGER, S. L. </w:t>
            </w:r>
            <w:r w:rsidRPr="00BF1A4C">
              <w:rPr>
                <w:b/>
                <w:bCs/>
                <w:color w:val="000000"/>
                <w:lang w:val="pt-BR" w:eastAsia="pt-BR"/>
              </w:rPr>
              <w:t>Engenharia de Software - Teoria e prática</w:t>
            </w:r>
            <w:r w:rsidRPr="00BF1A4C">
              <w:rPr>
                <w:bCs/>
                <w:color w:val="000000"/>
                <w:lang w:val="pt-BR" w:eastAsia="pt-BR"/>
              </w:rPr>
              <w:t>.  2. ed. Prentice Hall Brasil, 2004.</w:t>
            </w:r>
          </w:p>
          <w:p w:rsidR="001B2101" w:rsidRPr="00BF1A4C" w:rsidRDefault="001B2101" w:rsidP="00042E59">
            <w:pPr>
              <w:pStyle w:val="Corpodetexto"/>
              <w:spacing w:after="0"/>
              <w:jc w:val="both"/>
              <w:rPr>
                <w:bCs/>
                <w:color w:val="000000"/>
                <w:lang w:val="pt-BR" w:eastAsia="pt-BR"/>
              </w:rPr>
            </w:pPr>
            <w:r w:rsidRPr="00BF1A4C">
              <w:rPr>
                <w:bCs/>
                <w:color w:val="000000"/>
                <w:lang w:val="pt-BR" w:eastAsia="pt-BR"/>
              </w:rPr>
              <w:t xml:space="preserve">ENGOHLM JUNIOR, H. </w:t>
            </w:r>
            <w:r w:rsidRPr="00BF1A4C">
              <w:rPr>
                <w:b/>
                <w:bCs/>
                <w:color w:val="000000"/>
                <w:lang w:val="pt-BR" w:eastAsia="pt-BR"/>
              </w:rPr>
              <w:t>Engenharia de software na prática</w:t>
            </w:r>
            <w:r w:rsidRPr="00BF1A4C">
              <w:rPr>
                <w:bCs/>
                <w:color w:val="000000"/>
                <w:lang w:val="pt-BR" w:eastAsia="pt-BR"/>
              </w:rPr>
              <w:t>. São Paulo: Novatec, 2010.</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Linguagens e Técnicas de Programação III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BF1A4C" w:rsidRDefault="001B2101" w:rsidP="00042E59">
            <w:pPr>
              <w:pStyle w:val="Corpodetexto"/>
              <w:spacing w:after="0"/>
              <w:jc w:val="both"/>
              <w:rPr>
                <w:color w:val="FF0000"/>
                <w:szCs w:val="22"/>
                <w:lang w:val="pt-BR" w:eastAsia="pt-BR"/>
              </w:rPr>
            </w:pPr>
            <w:r w:rsidRPr="00BF1A4C">
              <w:rPr>
                <w:lang w:val="pt-BR" w:eastAsia="pt-BR"/>
              </w:rPr>
              <w:t>Introdução. Banco de Dados (JDBC); JAVA EE; Java Server Pages; Java Script básico; CSS básico; HTML básico; Java Beans; Jasper Report.</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BF1A4C" w:rsidRDefault="001B2101" w:rsidP="00042E59">
            <w:pPr>
              <w:pStyle w:val="Corpodetexto"/>
              <w:spacing w:after="0"/>
              <w:rPr>
                <w:lang w:val="pt-BR" w:eastAsia="pt-BR"/>
              </w:rPr>
            </w:pPr>
            <w:r w:rsidRPr="00BF1A4C">
              <w:rPr>
                <w:bCs/>
                <w:lang w:val="pt-BR" w:eastAsia="pt-BR"/>
              </w:rPr>
              <w:t>LUCKOW, D. H. ; MELO, A. A. DE.</w:t>
            </w:r>
            <w:r w:rsidRPr="00BF1A4C">
              <w:rPr>
                <w:lang w:val="pt-BR" w:eastAsia="pt-BR"/>
              </w:rPr>
              <w:t xml:space="preserve"> </w:t>
            </w:r>
            <w:r w:rsidRPr="00BF1A4C">
              <w:rPr>
                <w:b/>
                <w:lang w:val="pt-BR" w:eastAsia="pt-BR"/>
              </w:rPr>
              <w:t>Programação Java para a Web</w:t>
            </w:r>
            <w:r w:rsidRPr="00BF1A4C">
              <w:rPr>
                <w:i/>
                <w:lang w:val="pt-BR" w:eastAsia="pt-BR"/>
              </w:rPr>
              <w:t>.</w:t>
            </w:r>
            <w:r w:rsidRPr="00BF1A4C">
              <w:rPr>
                <w:lang w:val="pt-BR" w:eastAsia="pt-BR"/>
              </w:rPr>
              <w:t xml:space="preserve"> São Paulo – SP. Novatec, 2010.</w:t>
            </w:r>
          </w:p>
          <w:p w:rsidR="001B2101" w:rsidRPr="00BF1A4C" w:rsidRDefault="001B2101" w:rsidP="00042E59">
            <w:pPr>
              <w:pStyle w:val="Corpodetexto"/>
              <w:spacing w:after="0"/>
              <w:rPr>
                <w:lang w:val="pt-BR" w:eastAsia="pt-BR"/>
              </w:rPr>
            </w:pPr>
            <w:r w:rsidRPr="00BF1A4C">
              <w:rPr>
                <w:lang w:val="pt-BR" w:eastAsia="pt-BR"/>
              </w:rPr>
              <w:t xml:space="preserve">HORSTMANN, C.;  GEARY, D. M.  </w:t>
            </w:r>
            <w:r w:rsidRPr="00BF1A4C">
              <w:rPr>
                <w:b/>
                <w:lang w:val="pt-BR" w:eastAsia="pt-BR"/>
              </w:rPr>
              <w:t>Core Java Server Faces</w:t>
            </w:r>
            <w:r w:rsidRPr="00BF1A4C">
              <w:rPr>
                <w:lang w:val="pt-BR" w:eastAsia="pt-BR"/>
              </w:rPr>
              <w:t>. Rio de Janeiro – RJ. Alta Books, 2007.</w:t>
            </w:r>
          </w:p>
          <w:p w:rsidR="001B2101" w:rsidRPr="00BF1A4C" w:rsidRDefault="001B2101" w:rsidP="00042E59">
            <w:pPr>
              <w:pStyle w:val="Corpodetexto"/>
              <w:spacing w:after="0"/>
              <w:jc w:val="both"/>
              <w:rPr>
                <w:szCs w:val="22"/>
                <w:lang w:val="pt-BR" w:eastAsia="pt-BR"/>
              </w:rPr>
            </w:pPr>
            <w:r w:rsidRPr="00BF1A4C">
              <w:rPr>
                <w:lang w:val="pt-BR" w:eastAsia="pt-BR"/>
              </w:rPr>
              <w:t xml:space="preserve">FREEMAN E. ; FREEMAN E.. </w:t>
            </w:r>
            <w:r w:rsidRPr="00BF1A4C">
              <w:rPr>
                <w:b/>
                <w:lang w:val="pt-BR" w:eastAsia="pt-BR"/>
              </w:rPr>
              <w:t>Use a Cabeça! – Padrões de Projeto</w:t>
            </w:r>
            <w:r w:rsidRPr="00BF1A4C">
              <w:rPr>
                <w:lang w:val="pt-BR" w:eastAsia="pt-BR"/>
              </w:rPr>
              <w:t>. 2. ed. Rio de Janeiro – RJ. Alta Books, 2009.</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cs="Times New Roman"/>
                <w:lang w:val="pt-BR"/>
              </w:rPr>
            </w:pPr>
            <w:r w:rsidRPr="00A87E9E">
              <w:rPr>
                <w:rFonts w:cs="Times New Roman"/>
                <w:lang w:val="pt-BR"/>
              </w:rPr>
              <w:t xml:space="preserve">BAUER, C.; KING, G. </w:t>
            </w:r>
            <w:r w:rsidRPr="00A87E9E">
              <w:rPr>
                <w:rFonts w:cs="Times New Roman"/>
                <w:b/>
                <w:lang w:val="pt-BR"/>
              </w:rPr>
              <w:t>Java Persistence com Hibernate</w:t>
            </w:r>
            <w:r w:rsidRPr="00A87E9E">
              <w:rPr>
                <w:rFonts w:cs="Times New Roman"/>
                <w:lang w:val="pt-BR"/>
              </w:rPr>
              <w:t>. Rio de Janeiro – RJ. Ciência Moderna, 2007.</w:t>
            </w:r>
          </w:p>
          <w:p w:rsidR="001B2101" w:rsidRPr="00BF1A4C" w:rsidRDefault="001B2101" w:rsidP="00042E59">
            <w:pPr>
              <w:pStyle w:val="Corpodetexto"/>
              <w:spacing w:after="0"/>
              <w:rPr>
                <w:lang w:val="pt-BR" w:eastAsia="pt-BR"/>
              </w:rPr>
            </w:pPr>
            <w:r w:rsidRPr="00BF1A4C">
              <w:rPr>
                <w:lang w:val="pt-BR" w:eastAsia="pt-BR"/>
              </w:rPr>
              <w:t xml:space="preserve">DEITEL, H; DEITEL, P. </w:t>
            </w:r>
            <w:r w:rsidRPr="00BF1A4C">
              <w:rPr>
                <w:b/>
                <w:lang w:val="pt-BR" w:eastAsia="pt-BR"/>
              </w:rPr>
              <w:t>Java - Como Programar</w:t>
            </w:r>
            <w:r w:rsidRPr="00BF1A4C">
              <w:rPr>
                <w:lang w:val="pt-BR" w:eastAsia="pt-BR"/>
              </w:rPr>
              <w:t>. 8. ed. São Paulo – SP. Pearson Prentice Hall Brasil, 2010.</w:t>
            </w:r>
          </w:p>
          <w:p w:rsidR="001B2101" w:rsidRPr="00A87E9E" w:rsidRDefault="001B2101" w:rsidP="00042E59">
            <w:pPr>
              <w:jc w:val="both"/>
              <w:rPr>
                <w:rFonts w:cs="Times New Roman"/>
                <w:color w:val="000000"/>
                <w:lang w:val="pt-BR"/>
              </w:rPr>
            </w:pPr>
            <w:r w:rsidRPr="00A87E9E">
              <w:rPr>
                <w:rFonts w:cs="Times New Roman"/>
                <w:color w:val="000000"/>
                <w:lang w:val="pt-BR"/>
              </w:rPr>
              <w:lastRenderedPageBreak/>
              <w:t xml:space="preserve">SIERRA, K. ; BATES, B. </w:t>
            </w:r>
            <w:r w:rsidRPr="00A87E9E">
              <w:rPr>
                <w:rFonts w:cs="Times New Roman"/>
                <w:b/>
                <w:bCs/>
                <w:color w:val="000000"/>
                <w:lang w:val="pt-BR"/>
              </w:rPr>
              <w:t>Use a Cabeça! – Java.</w:t>
            </w:r>
            <w:r w:rsidRPr="00A87E9E">
              <w:rPr>
                <w:rFonts w:cs="Times New Roman"/>
                <w:color w:val="000000"/>
                <w:lang w:val="pt-BR"/>
              </w:rPr>
              <w:t xml:space="preserve"> 2. Rio de Janeiro – RJ. Alta Books, 2007.</w:t>
            </w:r>
          </w:p>
          <w:p w:rsidR="001B2101" w:rsidRPr="00A87E9E" w:rsidRDefault="001B2101" w:rsidP="00042E59">
            <w:pPr>
              <w:jc w:val="both"/>
              <w:rPr>
                <w:rFonts w:cs="Times New Roman"/>
                <w:color w:val="000000"/>
                <w:lang w:val="pt-BR"/>
              </w:rPr>
            </w:pPr>
            <w:r w:rsidRPr="00A87E9E">
              <w:rPr>
                <w:rFonts w:cs="Times New Roman"/>
                <w:color w:val="000000"/>
                <w:lang w:val="en-US"/>
              </w:rPr>
              <w:t xml:space="preserve">CORNELL, G. ; HORSTMANN, C.S.  </w:t>
            </w:r>
            <w:r w:rsidRPr="00A87E9E">
              <w:rPr>
                <w:rFonts w:cs="Times New Roman"/>
                <w:b/>
                <w:bCs/>
                <w:color w:val="000000"/>
                <w:lang w:val="pt-BR"/>
              </w:rPr>
              <w:t xml:space="preserve">Core Java, V.1 </w:t>
            </w:r>
            <w:r w:rsidRPr="00A87E9E">
              <w:rPr>
                <w:rFonts w:cs="Times New Roman"/>
                <w:color w:val="000000"/>
                <w:lang w:val="pt-BR"/>
              </w:rPr>
              <w:t>- Fundamentos. 8. ed. São Paulo – SP. Pearson Prentice Hall Brasil, 2009.</w:t>
            </w:r>
          </w:p>
          <w:p w:rsidR="001B2101" w:rsidRPr="00A87E9E" w:rsidRDefault="001B2101" w:rsidP="00042E59">
            <w:pPr>
              <w:jc w:val="both"/>
              <w:rPr>
                <w:lang w:val="pt-BR"/>
              </w:rPr>
            </w:pPr>
            <w:r w:rsidRPr="00A87E9E">
              <w:rPr>
                <w:rFonts w:cs="Times New Roman"/>
                <w:lang w:val="pt-BR"/>
              </w:rPr>
              <w:t xml:space="preserve">BARNES, D. J.; KOLLING, M. </w:t>
            </w:r>
            <w:r w:rsidRPr="00A87E9E">
              <w:rPr>
                <w:rFonts w:cs="Times New Roman"/>
                <w:b/>
                <w:lang w:val="pt-BR"/>
              </w:rPr>
              <w:t>Programação orientada a objetos com Java.</w:t>
            </w:r>
            <w:r w:rsidRPr="00A87E9E">
              <w:rPr>
                <w:rFonts w:cs="Times New Roman"/>
                <w:lang w:val="pt-BR"/>
              </w:rPr>
              <w:t xml:space="preserve"> São Paulo – SP. Pearson Prentice Hall Brasil,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eastAsia="pt-BR" w:bidi="ar-SA"/>
              </w:rPr>
              <w:t>Prática como componente curricular V</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jc w:val="both"/>
              <w:rPr>
                <w:szCs w:val="22"/>
                <w:lang w:val="pt-BR"/>
              </w:rPr>
            </w:pPr>
            <w:r w:rsidRPr="00A87E9E">
              <w:rPr>
                <w:szCs w:val="22"/>
                <w:lang w:val="pt-BR"/>
              </w:rPr>
              <w:t>Experiências práticas com softwares educacionais, simulações, experiências de gestão, organização de planos pedagógicos, capacitação de docentes entre outras várias modalidades tendo como foco a lógica de programação.</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Pr>
          <w:p w:rsidR="001B2101" w:rsidRPr="00A87E9E" w:rsidRDefault="001B2101" w:rsidP="00042E59">
            <w:pPr>
              <w:widowControl/>
              <w:suppressAutoHyphens w:val="0"/>
              <w:autoSpaceDE w:val="0"/>
              <w:adjustRightInd w:val="0"/>
              <w:jc w:val="both"/>
              <w:textAlignment w:val="auto"/>
              <w:rPr>
                <w:szCs w:val="20"/>
                <w:lang w:val="pt-BR"/>
              </w:rPr>
            </w:pPr>
            <w:r w:rsidRPr="00A87E9E">
              <w:rPr>
                <w:szCs w:val="20"/>
                <w:lang w:val="pt-BR"/>
              </w:rPr>
              <w:t xml:space="preserve">MORIN, E. </w:t>
            </w:r>
            <w:r w:rsidRPr="00A87E9E">
              <w:rPr>
                <w:b/>
                <w:bCs/>
                <w:szCs w:val="20"/>
                <w:lang w:val="pt-BR"/>
              </w:rPr>
              <w:t>Sete saberes para a educação do futuro.</w:t>
            </w:r>
            <w:r w:rsidRPr="00A87E9E">
              <w:rPr>
                <w:szCs w:val="20"/>
                <w:lang w:val="pt-BR"/>
              </w:rPr>
              <w:t xml:space="preserve"> São Paulo: Instituto Piaget, 2010.</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t>FARRER, H. et al.</w:t>
            </w:r>
            <w:r w:rsidRPr="00BF1A4C">
              <w:rPr>
                <w:b/>
                <w:color w:val="000000"/>
                <w:lang w:val="pt-BR" w:eastAsia="pt-BR"/>
              </w:rPr>
              <w:t xml:space="preserve"> Programação estruturada de computadores : algoritmos estruturados</w:t>
            </w:r>
            <w:r w:rsidRPr="00BF1A4C">
              <w:rPr>
                <w:i/>
                <w:color w:val="000000"/>
                <w:lang w:val="pt-BR" w:eastAsia="pt-BR"/>
              </w:rPr>
              <w:t>.</w:t>
            </w:r>
            <w:r w:rsidRPr="00BF1A4C">
              <w:rPr>
                <w:color w:val="000000"/>
                <w:lang w:val="pt-BR" w:eastAsia="pt-BR"/>
              </w:rPr>
              <w:t xml:space="preserve"> 3. ed. Rio de Janeiro: LTC,  2011.</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ASCENCIO, A. F. G.; CAMPOS, E. A. V. </w:t>
            </w:r>
            <w:r w:rsidRPr="00A87E9E">
              <w:rPr>
                <w:rFonts w:cs="Times New Roman"/>
                <w:b/>
                <w:color w:val="000000"/>
                <w:kern w:val="0"/>
                <w:szCs w:val="22"/>
                <w:lang w:val="pt-BR" w:eastAsia="pt-BR" w:bidi="ar-SA"/>
              </w:rPr>
              <w:t>Fundamentos da programação de computadores</w:t>
            </w:r>
            <w:r w:rsidRPr="00A87E9E">
              <w:rPr>
                <w:color w:val="000000"/>
                <w:lang w:val="pt-BR"/>
              </w:rPr>
              <w:t xml:space="preserve">: </w:t>
            </w:r>
            <w:r w:rsidRPr="00A87E9E">
              <w:rPr>
                <w:b/>
                <w:color w:val="000000"/>
                <w:lang w:val="pt-BR"/>
              </w:rPr>
              <w:t>algoritmos, pascal, C/C++ e Java.</w:t>
            </w:r>
            <w:r w:rsidRPr="00A87E9E">
              <w:rPr>
                <w:color w:val="000000"/>
                <w:lang w:val="pt-BR"/>
              </w:rPr>
              <w:t> </w:t>
            </w:r>
            <w:r w:rsidRPr="00A87E9E">
              <w:rPr>
                <w:rFonts w:cs="Times New Roman"/>
                <w:color w:val="000000"/>
                <w:kern w:val="0"/>
                <w:szCs w:val="22"/>
                <w:lang w:val="pt-BR" w:eastAsia="pt-BR" w:bidi="ar-SA"/>
              </w:rPr>
              <w:t xml:space="preserve"> 2. ed. São Paulo: Pearson Prentice Hall, 2007.</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LÉVY, P. </w:t>
            </w:r>
            <w:r w:rsidRPr="00A87E9E">
              <w:rPr>
                <w:rFonts w:cs="Times New Roman"/>
                <w:b/>
                <w:color w:val="000000"/>
                <w:kern w:val="0"/>
                <w:lang w:val="pt-BR" w:eastAsia="pt-BR" w:bidi="ar-SA"/>
              </w:rPr>
              <w:t xml:space="preserve">Tecnologias da inteligência. </w:t>
            </w:r>
            <w:r w:rsidRPr="00A87E9E">
              <w:rPr>
                <w:rFonts w:cs="Times New Roman"/>
                <w:color w:val="000000"/>
                <w:kern w:val="0"/>
                <w:lang w:val="pt-BR" w:eastAsia="pt-BR" w:bidi="ar-SA"/>
              </w:rPr>
              <w:t>2. ed. São Paulo: Editora 34, 2010.</w:t>
            </w:r>
          </w:p>
          <w:p w:rsidR="001B2101" w:rsidRPr="00A87E9E" w:rsidRDefault="001B2101" w:rsidP="00042E59">
            <w:pPr>
              <w:widowControl/>
              <w:suppressAutoHyphens w:val="0"/>
              <w:autoSpaceDN/>
              <w:jc w:val="both"/>
              <w:textAlignment w:val="auto"/>
              <w:rPr>
                <w:rFonts w:eastAsia="Times New Roman" w:cs="Times New Roman"/>
                <w:color w:val="000000"/>
                <w:kern w:val="0"/>
                <w:lang w:val="pt-BR" w:eastAsia="pt-BR" w:bidi="ar-SA"/>
              </w:rPr>
            </w:pPr>
            <w:r w:rsidRPr="00A87E9E">
              <w:rPr>
                <w:rFonts w:eastAsia="Times New Roman" w:cs="Times New Roman"/>
                <w:color w:val="000000"/>
                <w:kern w:val="0"/>
                <w:lang w:val="pt-BR" w:eastAsia="pt-BR" w:bidi="ar-SA"/>
              </w:rPr>
              <w:t>CORMEN, T. H.; LEISERSON, C. E.; RIVEST, R. L</w:t>
            </w:r>
            <w:r w:rsidRPr="00A87E9E">
              <w:rPr>
                <w:rFonts w:eastAsia="Times New Roman" w:cs="Times New Roman"/>
                <w:i/>
                <w:color w:val="000000"/>
                <w:kern w:val="0"/>
                <w:lang w:val="pt-BR" w:eastAsia="pt-BR" w:bidi="ar-SA"/>
              </w:rPr>
              <w:t xml:space="preserve">.  </w:t>
            </w:r>
            <w:r w:rsidRPr="00A87E9E">
              <w:rPr>
                <w:rFonts w:eastAsia="Times New Roman" w:cs="Times New Roman"/>
                <w:b/>
                <w:color w:val="000000"/>
                <w:kern w:val="0"/>
                <w:lang w:val="pt-BR" w:eastAsia="pt-BR" w:bidi="ar-SA"/>
              </w:rPr>
              <w:t>Algoritmos – Teoria e Prática</w:t>
            </w:r>
            <w:r w:rsidRPr="00A87E9E">
              <w:rPr>
                <w:rFonts w:eastAsia="Times New Roman" w:cs="Times New Roman"/>
                <w:color w:val="000000"/>
                <w:kern w:val="0"/>
                <w:lang w:val="pt-BR" w:eastAsia="pt-BR" w:bidi="ar-SA"/>
              </w:rPr>
              <w:t>. Tradução da 2ª edição americana. Rio de Janeiro: Editora Câmpus, 2002.</w:t>
            </w:r>
          </w:p>
          <w:p w:rsidR="001B2101" w:rsidRPr="00A87E9E" w:rsidRDefault="001B2101" w:rsidP="00042E59">
            <w:pPr>
              <w:widowControl/>
              <w:suppressAutoHyphens w:val="0"/>
              <w:autoSpaceDE w:val="0"/>
              <w:adjustRightInd w:val="0"/>
              <w:jc w:val="both"/>
              <w:textAlignment w:val="auto"/>
              <w:rPr>
                <w:lang w:val="pt-BR"/>
              </w:rPr>
            </w:pPr>
            <w:r w:rsidRPr="00A87E9E">
              <w:rPr>
                <w:rFonts w:cs="Times New Roman"/>
                <w:kern w:val="0"/>
                <w:szCs w:val="22"/>
                <w:lang w:val="pt-BR" w:eastAsia="pt-BR" w:bidi="ar-SA"/>
              </w:rPr>
              <w:t xml:space="preserve">PEREIRA, S. L. </w:t>
            </w:r>
            <w:r w:rsidRPr="00A87E9E">
              <w:rPr>
                <w:rFonts w:cs="Times New Roman"/>
                <w:b/>
                <w:kern w:val="0"/>
                <w:szCs w:val="22"/>
                <w:lang w:val="pt-BR" w:eastAsia="pt-BR" w:bidi="ar-SA"/>
              </w:rPr>
              <w:t>Algoritmos e lógica de programação em C</w:t>
            </w:r>
            <w:r w:rsidRPr="00A87E9E">
              <w:rPr>
                <w:rFonts w:cs="Times New Roman"/>
                <w:i/>
                <w:kern w:val="0"/>
                <w:szCs w:val="22"/>
                <w:lang w:val="pt-BR" w:eastAsia="pt-BR" w:bidi="ar-SA"/>
              </w:rPr>
              <w:t>.</w:t>
            </w:r>
            <w:r w:rsidRPr="00A87E9E">
              <w:rPr>
                <w:lang w:val="pt-BR"/>
              </w:rPr>
              <w:t xml:space="preserve"> Erica, 2010.</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color w:val="000000"/>
                <w:kern w:val="0"/>
                <w:szCs w:val="22"/>
                <w:lang w:val="pt-BR" w:eastAsia="pt-BR" w:bidi="ar-SA"/>
              </w:rPr>
              <w:t xml:space="preserve">BENEDUZZI, H. M. </w:t>
            </w:r>
            <w:r w:rsidRPr="00A87E9E">
              <w:rPr>
                <w:rFonts w:cs="Times New Roman"/>
                <w:b/>
                <w:color w:val="000000"/>
                <w:kern w:val="0"/>
                <w:szCs w:val="22"/>
                <w:lang w:val="pt-BR" w:eastAsia="pt-BR" w:bidi="ar-SA"/>
              </w:rPr>
              <w:t xml:space="preserve">Lógica e linguagem de programação. </w:t>
            </w:r>
            <w:r w:rsidRPr="00A87E9E">
              <w:rPr>
                <w:rFonts w:cs="Times New Roman"/>
                <w:color w:val="000000"/>
                <w:kern w:val="0"/>
                <w:szCs w:val="22"/>
                <w:lang w:val="pt-BR" w:eastAsia="pt-BR" w:bidi="ar-SA"/>
              </w:rPr>
              <w:t>Curitiba: Editora do Livro, 2010.</w:t>
            </w:r>
          </w:p>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szCs w:val="20"/>
                <w:lang w:val="pt-BR"/>
              </w:rPr>
              <w:t xml:space="preserve">FREIRE, Paulo. </w:t>
            </w:r>
            <w:r w:rsidRPr="00A87E9E">
              <w:rPr>
                <w:rFonts w:cs="Times New Roman"/>
                <w:b/>
                <w:bCs/>
                <w:szCs w:val="20"/>
                <w:lang w:val="pt-BR"/>
              </w:rPr>
              <w:t>Pedagogia da autonomia</w:t>
            </w:r>
            <w:r w:rsidRPr="00A87E9E">
              <w:rPr>
                <w:rFonts w:cs="Times New Roman"/>
                <w:szCs w:val="20"/>
                <w:lang w:val="pt-BR"/>
              </w:rPr>
              <w:t>. Rio de Janeiro: Paz e Terra, 2008.</w:t>
            </w:r>
          </w:p>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AYRES, A. T. </w:t>
            </w:r>
            <w:r w:rsidRPr="00A87E9E">
              <w:rPr>
                <w:rFonts w:cs="Times New Roman"/>
                <w:b/>
                <w:bCs/>
                <w:iCs/>
                <w:color w:val="000000"/>
                <w:kern w:val="0"/>
                <w:lang w:val="pt-BR" w:eastAsia="pt-BR" w:bidi="ar-SA"/>
              </w:rPr>
              <w:t>Prática pedagógica competente: ampliando os saberes do professor</w:t>
            </w:r>
            <w:r w:rsidRPr="00A87E9E">
              <w:rPr>
                <w:rFonts w:cs="Times New Roman"/>
                <w:color w:val="000000"/>
                <w:kern w:val="0"/>
                <w:lang w:val="pt-BR" w:eastAsia="pt-BR" w:bidi="ar-SA"/>
              </w:rPr>
              <w:t>. 4. ed. Petrópolis: Vozes, 2008.</w:t>
            </w:r>
          </w:p>
        </w:tc>
      </w:tr>
    </w:tbl>
    <w:p w:rsidR="001B2101" w:rsidRPr="00A87E9E" w:rsidRDefault="001B2101" w:rsidP="00E01E75">
      <w:pPr>
        <w:pStyle w:val="PPCs"/>
        <w:numPr>
          <w:ilvl w:val="1"/>
          <w:numId w:val="10"/>
        </w:numPr>
      </w:pPr>
      <w:bookmarkStart w:id="74" w:name="_Toc388901809"/>
      <w:bookmarkStart w:id="75" w:name="_Toc391299549"/>
      <w:r w:rsidRPr="00A87E9E">
        <w:t>Ementário para o 6º período</w:t>
      </w:r>
      <w:bookmarkEnd w:id="74"/>
      <w:bookmarkEnd w:id="75"/>
    </w:p>
    <w:p w:rsidR="001B2101" w:rsidRPr="00A87E9E" w:rsidRDefault="001B2101" w:rsidP="001B2101"/>
    <w:p w:rsidR="001B2101" w:rsidRPr="00A87E9E" w:rsidRDefault="001B2101" w:rsidP="001B2101">
      <w:pPr>
        <w:rPr>
          <w:sz w:val="2"/>
          <w:szCs w:val="2"/>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shd w:val="clear" w:color="auto" w:fill="auto"/>
            <w:vAlign w:val="center"/>
          </w:tcPr>
          <w:p w:rsidR="001B2101" w:rsidRPr="00A87E9E" w:rsidRDefault="001B2101" w:rsidP="001B2101">
            <w:pPr>
              <w:pStyle w:val="Subttulo"/>
              <w:rPr>
                <w:b w:val="0"/>
                <w:lang w:val="pt-BR"/>
              </w:rPr>
            </w:pPr>
            <w:r w:rsidRPr="00A87E9E">
              <w:rPr>
                <w:b w:val="0"/>
                <w:lang w:val="pt-BR"/>
              </w:rPr>
              <w:t>6º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 xml:space="preserve">Didática II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jc w:val="both"/>
              <w:rPr>
                <w:lang w:val="pt-BR"/>
              </w:rPr>
            </w:pPr>
            <w:r w:rsidRPr="00A87E9E">
              <w:rPr>
                <w:lang w:val="pt-BR"/>
              </w:rPr>
              <w:t xml:space="preserve">A disciplina  pretende contribuir para a formação de um profissional da educação que atue nas Instituições Escolares e que tenha uma perspectiva de trabalho interdisciplinar. Para tanto, propõe o estudo de teorizações sobre o ensino, bem como das práticas que constituem o cotidiano da escola e da sala de aula, evidenciando as determinações sociais da organização e do desenvolvimento do trabalho pedagógico. É fundamental instrumentalizar o aluno de Pedagogia, futuro professor, que necessita de uma formação teórica e técnica para que realize satisfatoriamente o trabalho docente, em condições de criar sua própria didática, ou seja, sua prática de ensino em situações didáticas específicas, em conformidade com o contexto social em que ele atue.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ANTUNES, C. </w:t>
            </w:r>
            <w:r w:rsidRPr="00A87E9E">
              <w:rPr>
                <w:rFonts w:cs="Times New Roman"/>
                <w:b/>
                <w:kern w:val="0"/>
                <w:lang w:val="pt-BR" w:eastAsia="pt-BR" w:bidi="ar-SA"/>
              </w:rPr>
              <w:t>Como desenvolver as competências em sala de aula</w:t>
            </w:r>
            <w:r w:rsidRPr="00A87E9E">
              <w:rPr>
                <w:rFonts w:cs="Times New Roman"/>
                <w:kern w:val="0"/>
                <w:lang w:val="pt-BR" w:eastAsia="pt-BR" w:bidi="ar-SA"/>
              </w:rPr>
              <w:t>. 9. ed. Petrópolis, Rio de Janeiro: Vozes, 2010.</w:t>
            </w:r>
          </w:p>
          <w:p w:rsidR="001B2101" w:rsidRPr="00A87E9E" w:rsidRDefault="001B2101" w:rsidP="00042E59">
            <w:pPr>
              <w:jc w:val="both"/>
              <w:rPr>
                <w:lang w:val="pt-BR"/>
              </w:rPr>
            </w:pPr>
            <w:r w:rsidRPr="00A87E9E">
              <w:rPr>
                <w:lang w:val="pt-BR"/>
              </w:rPr>
              <w:t xml:space="preserve">TARDIF, M. </w:t>
            </w:r>
            <w:r w:rsidRPr="00A87E9E">
              <w:rPr>
                <w:b/>
                <w:lang w:val="pt-BR"/>
              </w:rPr>
              <w:t>Saberes docentes e formação profissional.</w:t>
            </w:r>
            <w:r w:rsidRPr="00A87E9E">
              <w:rPr>
                <w:lang w:val="pt-BR"/>
              </w:rPr>
              <w:t xml:space="preserve"> 12 ed. Petrópolis, </w:t>
            </w:r>
            <w:r w:rsidRPr="00A87E9E">
              <w:rPr>
                <w:lang w:val="pt-BR"/>
              </w:rPr>
              <w:lastRenderedPageBreak/>
              <w:t>RJ: Vozes, 2011.</w:t>
            </w:r>
          </w:p>
          <w:p w:rsidR="001B2101" w:rsidRPr="00A87E9E" w:rsidRDefault="001B2101" w:rsidP="00042E59">
            <w:pPr>
              <w:jc w:val="both"/>
              <w:rPr>
                <w:lang w:val="pt-BR"/>
              </w:rPr>
            </w:pPr>
            <w:r w:rsidRPr="00A87E9E">
              <w:rPr>
                <w:lang w:val="pt-BR"/>
              </w:rPr>
              <w:t>AYRES, A. T.</w:t>
            </w:r>
            <w:r w:rsidRPr="00A87E9E">
              <w:rPr>
                <w:b/>
                <w:lang w:val="pt-BR"/>
              </w:rPr>
              <w:t xml:space="preserve"> Prática pedagógica competente: ampliando os saberes do professor</w:t>
            </w:r>
            <w:r w:rsidRPr="00A87E9E">
              <w:rPr>
                <w:lang w:val="pt-BR"/>
              </w:rPr>
              <w:t>. 5 ed. Petrópolis,RJ: Vozes, 2011.</w:t>
            </w:r>
            <w:r w:rsidRPr="00A87E9E">
              <w:rPr>
                <w:szCs w:val="22"/>
                <w:lang w:val="pt-BR"/>
              </w:rPr>
              <w:t xml:space="preserve">  </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Bibliografia complementar</w:t>
            </w:r>
          </w:p>
        </w:tc>
        <w:tc>
          <w:tcPr>
            <w:tcW w:w="7512" w:type="dxa"/>
            <w:tcBorders>
              <w:bottom w:val="single" w:sz="4" w:space="0" w:color="auto"/>
            </w:tcBorders>
            <w:vAlign w:val="bottom"/>
          </w:tcPr>
          <w:p w:rsidR="001B2101" w:rsidRPr="00A87E9E" w:rsidRDefault="001B2101" w:rsidP="00042E59">
            <w:pPr>
              <w:jc w:val="both"/>
              <w:rPr>
                <w:lang w:val="pt-BR"/>
              </w:rPr>
            </w:pPr>
            <w:r w:rsidRPr="00A87E9E">
              <w:rPr>
                <w:lang w:val="pt-BR"/>
              </w:rPr>
              <w:t xml:space="preserve">TEIXEIRA, A.; B.  M. (org.) </w:t>
            </w:r>
            <w:r w:rsidRPr="00A87E9E">
              <w:rPr>
                <w:b/>
                <w:lang w:val="pt-BR"/>
              </w:rPr>
              <w:t>Temas atuais em didática</w:t>
            </w:r>
            <w:r w:rsidRPr="00A87E9E">
              <w:rPr>
                <w:lang w:val="pt-BR"/>
              </w:rPr>
              <w:t>. Belo Horizonte,MG: Editora da UFMG, 2010.</w:t>
            </w:r>
          </w:p>
          <w:p w:rsidR="001B2101" w:rsidRPr="00A87E9E" w:rsidRDefault="001B2101" w:rsidP="00042E59">
            <w:pPr>
              <w:jc w:val="both"/>
              <w:rPr>
                <w:b/>
                <w:lang w:val="pt-BR"/>
              </w:rPr>
            </w:pPr>
            <w:r w:rsidRPr="00A87E9E">
              <w:rPr>
                <w:lang w:val="pt-BR"/>
              </w:rPr>
              <w:t xml:space="preserve">ALARCÃO, I. </w:t>
            </w:r>
            <w:r w:rsidRPr="00A87E9E">
              <w:rPr>
                <w:b/>
                <w:lang w:val="pt-BR"/>
              </w:rPr>
              <w:t>Professores reflexivos em uma escola reflexiva.</w:t>
            </w:r>
            <w:r w:rsidRPr="00A87E9E">
              <w:rPr>
                <w:lang w:val="pt-BR"/>
              </w:rPr>
              <w:t xml:space="preserve"> 8. ed. São Paulo: Cortez, 2011.</w:t>
            </w:r>
            <w:r w:rsidRPr="00A87E9E">
              <w:rPr>
                <w:b/>
                <w:lang w:val="pt-BR"/>
              </w:rPr>
              <w:t> </w:t>
            </w:r>
          </w:p>
          <w:p w:rsidR="001B2101" w:rsidRPr="002A34CE" w:rsidRDefault="001B2101" w:rsidP="00042E59">
            <w:pPr>
              <w:pStyle w:val="Corpodetexto"/>
              <w:spacing w:after="0"/>
              <w:jc w:val="both"/>
              <w:rPr>
                <w:lang w:val="es-MX" w:eastAsia="pt-BR"/>
              </w:rPr>
            </w:pPr>
            <w:r w:rsidRPr="00BF1A4C">
              <w:rPr>
                <w:lang w:val="pt-BR" w:eastAsia="pt-BR"/>
              </w:rPr>
              <w:t>FAZENDA, I. C.A. (org).</w:t>
            </w:r>
            <w:r w:rsidRPr="00BF1A4C">
              <w:rPr>
                <w:b/>
                <w:lang w:val="pt-BR" w:eastAsia="pt-BR"/>
              </w:rPr>
              <w:t>Didática e interdisciplinaridade.</w:t>
            </w:r>
            <w:r w:rsidRPr="00BF1A4C">
              <w:rPr>
                <w:lang w:val="pt-BR" w:eastAsia="pt-BR"/>
              </w:rPr>
              <w:t xml:space="preserve"> </w:t>
            </w:r>
            <w:r w:rsidRPr="002A34CE">
              <w:rPr>
                <w:lang w:val="es-MX" w:eastAsia="pt-BR"/>
              </w:rPr>
              <w:t>16. ed. Campinas, Papirus, 2011.</w:t>
            </w:r>
          </w:p>
          <w:p w:rsidR="001B2101" w:rsidRPr="00BF1A4C" w:rsidRDefault="001B2101" w:rsidP="00042E59">
            <w:pPr>
              <w:pStyle w:val="Corpodetexto"/>
              <w:spacing w:after="0"/>
              <w:jc w:val="both"/>
              <w:rPr>
                <w:color w:val="000000"/>
                <w:szCs w:val="20"/>
                <w:lang w:val="pt-BR" w:eastAsia="pt-BR"/>
              </w:rPr>
            </w:pPr>
            <w:r w:rsidRPr="002A34CE">
              <w:rPr>
                <w:color w:val="000000"/>
                <w:szCs w:val="20"/>
                <w:lang w:val="es-MX" w:eastAsia="pt-BR"/>
              </w:rPr>
              <w:t xml:space="preserve">FARIAS, I. M. S. de; et al. </w:t>
            </w:r>
            <w:r w:rsidRPr="00BF1A4C">
              <w:rPr>
                <w:b/>
                <w:bCs/>
                <w:color w:val="000000"/>
                <w:szCs w:val="20"/>
                <w:lang w:val="pt-BR" w:eastAsia="pt-BR"/>
              </w:rPr>
              <w:t>Didática e docência</w:t>
            </w:r>
            <w:r w:rsidRPr="00BF1A4C">
              <w:rPr>
                <w:b/>
                <w:color w:val="000000"/>
                <w:lang w:val="pt-BR" w:eastAsia="pt-BR"/>
              </w:rPr>
              <w:t>: aprendendo a profissão</w:t>
            </w:r>
            <w:r w:rsidRPr="00BF1A4C">
              <w:rPr>
                <w:b/>
                <w:bCs/>
                <w:color w:val="000000"/>
                <w:szCs w:val="20"/>
                <w:lang w:val="pt-BR" w:eastAsia="pt-BR"/>
              </w:rPr>
              <w:t>.</w:t>
            </w:r>
            <w:r w:rsidRPr="00BF1A4C">
              <w:rPr>
                <w:b/>
                <w:color w:val="000000"/>
                <w:szCs w:val="20"/>
                <w:lang w:val="pt-BR" w:eastAsia="pt-BR"/>
              </w:rPr>
              <w:t xml:space="preserve"> </w:t>
            </w:r>
            <w:r w:rsidRPr="00BF1A4C">
              <w:rPr>
                <w:color w:val="000000"/>
                <w:szCs w:val="20"/>
                <w:lang w:val="pt-BR" w:eastAsia="pt-BR"/>
              </w:rPr>
              <w:t>3. ed. Brasília: Liber Livro, 2011.</w:t>
            </w:r>
          </w:p>
          <w:p w:rsidR="001B2101" w:rsidRPr="00A87E9E" w:rsidRDefault="001B2101" w:rsidP="00042E59">
            <w:pPr>
              <w:jc w:val="both"/>
              <w:rPr>
                <w:lang w:val="pt-BR"/>
              </w:rPr>
            </w:pPr>
            <w:r w:rsidRPr="00A87E9E">
              <w:rPr>
                <w:szCs w:val="20"/>
                <w:lang w:val="pt-BR"/>
              </w:rPr>
              <w:t xml:space="preserve">GUIMARÃES, V. S. </w:t>
            </w:r>
            <w:r w:rsidRPr="00A87E9E">
              <w:rPr>
                <w:b/>
                <w:bCs/>
                <w:szCs w:val="20"/>
                <w:lang w:val="pt-BR"/>
              </w:rPr>
              <w:t>Formação de Professores:</w:t>
            </w:r>
            <w:r w:rsidRPr="00A87E9E">
              <w:rPr>
                <w:b/>
                <w:szCs w:val="20"/>
                <w:lang w:val="pt-BR"/>
              </w:rPr>
              <w:t xml:space="preserve"> saberes, identidade e profissão</w:t>
            </w:r>
            <w:r w:rsidRPr="00A87E9E">
              <w:rPr>
                <w:szCs w:val="20"/>
                <w:lang w:val="pt-BR"/>
              </w:rPr>
              <w:t>. 5. ed. Campinas: Papirus, 2004.</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 xml:space="preserve">Psicologia da Educação II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jc w:val="both"/>
              <w:rPr>
                <w:rFonts w:cs="Times New Roman"/>
                <w:lang w:val="pt-BR"/>
              </w:rPr>
            </w:pPr>
            <w:r w:rsidRPr="00A87E9E">
              <w:rPr>
                <w:rFonts w:cs="Times New Roman"/>
                <w:lang w:val="pt-BR"/>
              </w:rPr>
              <w:t xml:space="preserve">Relação desenvolvimento e aprendizagem. Concepções teóricas da aprendizagem e suas influências nas práticas pedagógicas. Identificação e análise das tendências teóricas da Psicologia do Desenvolvimento e da Aprendizagem que dão suporte à práticas pedagógicas. </w:t>
            </w:r>
          </w:p>
        </w:tc>
      </w:tr>
      <w:tr w:rsidR="001B2101" w:rsidRPr="00A87E9E" w:rsidTr="00042E59">
        <w:tc>
          <w:tcPr>
            <w:tcW w:w="1668" w:type="dxa"/>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vAlign w:val="bottom"/>
          </w:tcPr>
          <w:p w:rsidR="001B2101" w:rsidRPr="00A87E9E" w:rsidRDefault="001B2101" w:rsidP="00042E59">
            <w:pPr>
              <w:autoSpaceDE w:val="0"/>
              <w:adjustRightInd w:val="0"/>
              <w:jc w:val="both"/>
              <w:rPr>
                <w:rFonts w:cs="Times New Roman"/>
                <w:lang w:val="pt-BR"/>
              </w:rPr>
            </w:pPr>
            <w:r w:rsidRPr="00A87E9E">
              <w:rPr>
                <w:rFonts w:cs="Times New Roman"/>
                <w:lang w:val="pt-BR"/>
              </w:rPr>
              <w:t xml:space="preserve">PAPALIA, D; OLDS, S. W; FELDMAN, R. D. </w:t>
            </w:r>
            <w:r w:rsidRPr="00A87E9E">
              <w:rPr>
                <w:rFonts w:cs="Times New Roman"/>
                <w:b/>
                <w:bCs/>
                <w:iCs/>
                <w:lang w:val="pt-BR"/>
              </w:rPr>
              <w:t>Desenvolvimento Humano</w:t>
            </w:r>
            <w:r w:rsidRPr="00A87E9E">
              <w:rPr>
                <w:rFonts w:cs="Times New Roman"/>
                <w:lang w:val="pt-BR"/>
              </w:rPr>
              <w:t>. 10. ed. Porto Alegre: ARTMED, 2008.</w:t>
            </w:r>
          </w:p>
          <w:p w:rsidR="001B2101" w:rsidRPr="00A87E9E" w:rsidRDefault="001B2101" w:rsidP="00042E59">
            <w:pPr>
              <w:autoSpaceDE w:val="0"/>
              <w:adjustRightInd w:val="0"/>
              <w:jc w:val="both"/>
              <w:rPr>
                <w:rFonts w:cs="Times New Roman"/>
                <w:b/>
                <w:bCs/>
                <w:iCs/>
                <w:lang w:val="pt-BR"/>
              </w:rPr>
            </w:pPr>
            <w:r w:rsidRPr="00A87E9E">
              <w:rPr>
                <w:rFonts w:cs="Times New Roman"/>
                <w:lang w:val="pt-BR"/>
              </w:rPr>
              <w:t xml:space="preserve">RIES, B E; RODRIGUES, E. W. </w:t>
            </w:r>
            <w:r w:rsidRPr="00A87E9E">
              <w:rPr>
                <w:rFonts w:cs="Times New Roman"/>
                <w:b/>
                <w:bCs/>
                <w:iCs/>
                <w:lang w:val="pt-BR"/>
              </w:rPr>
              <w:t>Psicologia e educação: fundamentos e</w:t>
            </w:r>
          </w:p>
          <w:p w:rsidR="001B2101" w:rsidRPr="00A87E9E" w:rsidRDefault="001B2101" w:rsidP="00042E59">
            <w:pPr>
              <w:autoSpaceDE w:val="0"/>
              <w:adjustRightInd w:val="0"/>
              <w:jc w:val="both"/>
              <w:rPr>
                <w:rFonts w:cs="Times New Roman"/>
                <w:lang w:val="pt-BR"/>
              </w:rPr>
            </w:pPr>
            <w:r w:rsidRPr="00A87E9E">
              <w:rPr>
                <w:rFonts w:cs="Times New Roman"/>
                <w:b/>
                <w:bCs/>
                <w:iCs/>
                <w:lang w:val="pt-BR"/>
              </w:rPr>
              <w:t>reflexões</w:t>
            </w:r>
            <w:r w:rsidRPr="00A87E9E">
              <w:rPr>
                <w:rFonts w:cs="Times New Roman"/>
                <w:lang w:val="pt-BR"/>
              </w:rPr>
              <w:t>. Porto Alegre: EDIPUCRS, 2004.</w:t>
            </w:r>
          </w:p>
          <w:p w:rsidR="001B2101" w:rsidRPr="00A87E9E" w:rsidRDefault="001B2101" w:rsidP="00042E59">
            <w:pPr>
              <w:autoSpaceDE w:val="0"/>
              <w:adjustRightInd w:val="0"/>
              <w:jc w:val="both"/>
              <w:rPr>
                <w:color w:val="000000"/>
                <w:szCs w:val="20"/>
                <w:lang w:val="pt-BR"/>
              </w:rPr>
            </w:pPr>
            <w:r w:rsidRPr="00A87E9E">
              <w:rPr>
                <w:color w:val="000000"/>
                <w:szCs w:val="20"/>
                <w:lang w:val="pt-BR"/>
              </w:rPr>
              <w:t xml:space="preserve">VYGOSTSKI, L. S. </w:t>
            </w:r>
            <w:r w:rsidRPr="00A87E9E">
              <w:rPr>
                <w:b/>
                <w:bCs/>
                <w:color w:val="000000"/>
                <w:szCs w:val="20"/>
                <w:lang w:val="pt-BR"/>
              </w:rPr>
              <w:t xml:space="preserve">Psicologia pedagógica. </w:t>
            </w:r>
            <w:r w:rsidRPr="00A87E9E">
              <w:rPr>
                <w:bCs/>
                <w:color w:val="000000"/>
                <w:szCs w:val="20"/>
                <w:lang w:val="pt-BR"/>
              </w:rPr>
              <w:t xml:space="preserve">3. ed. </w:t>
            </w:r>
            <w:r w:rsidRPr="00A87E9E">
              <w:rPr>
                <w:color w:val="000000"/>
                <w:szCs w:val="20"/>
                <w:lang w:val="pt-BR"/>
              </w:rPr>
              <w:t>São Paulo: WMF, 2010.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autoSpaceDE w:val="0"/>
              <w:adjustRightInd w:val="0"/>
              <w:jc w:val="both"/>
              <w:rPr>
                <w:color w:val="000000"/>
                <w:szCs w:val="20"/>
                <w:lang w:val="pt-BR"/>
              </w:rPr>
            </w:pPr>
            <w:r w:rsidRPr="00A87E9E">
              <w:rPr>
                <w:color w:val="000000"/>
                <w:szCs w:val="20"/>
                <w:lang w:val="pt-BR"/>
              </w:rPr>
              <w:t xml:space="preserve">ALMEIDA, S. F. C. de; MARINHO-ARAUJO, C. M.  </w:t>
            </w:r>
            <w:r w:rsidRPr="00A87E9E">
              <w:rPr>
                <w:b/>
                <w:bCs/>
                <w:color w:val="000000"/>
                <w:szCs w:val="20"/>
                <w:lang w:val="pt-BR"/>
              </w:rPr>
              <w:t>Psicologia escolar:</w:t>
            </w:r>
            <w:r w:rsidRPr="00A87E9E">
              <w:rPr>
                <w:color w:val="000000"/>
                <w:szCs w:val="20"/>
                <w:lang w:val="pt-BR"/>
              </w:rPr>
              <w:t xml:space="preserve"> </w:t>
            </w:r>
            <w:r w:rsidRPr="00A87E9E">
              <w:rPr>
                <w:b/>
                <w:bCs/>
                <w:color w:val="000000"/>
                <w:szCs w:val="20"/>
                <w:lang w:val="pt-BR"/>
              </w:rPr>
              <w:t>construção e consolidação da identidade profissional</w:t>
            </w:r>
            <w:r w:rsidRPr="00A87E9E">
              <w:rPr>
                <w:color w:val="000000"/>
                <w:szCs w:val="20"/>
                <w:lang w:val="pt-BR"/>
              </w:rPr>
              <w:t>. Campinas: Alínea, 2010.</w:t>
            </w:r>
          </w:p>
          <w:p w:rsidR="001B2101" w:rsidRPr="00A87E9E" w:rsidRDefault="001B2101" w:rsidP="00042E59">
            <w:pPr>
              <w:autoSpaceDE w:val="0"/>
              <w:adjustRightInd w:val="0"/>
              <w:jc w:val="both"/>
              <w:rPr>
                <w:szCs w:val="20"/>
                <w:lang w:val="pt-BR"/>
              </w:rPr>
            </w:pPr>
            <w:r w:rsidRPr="00A87E9E">
              <w:rPr>
                <w:szCs w:val="20"/>
                <w:lang w:val="pt-BR"/>
              </w:rPr>
              <w:t xml:space="preserve">SMOLKA, A. L. B; NOGUEIRA, A. P. H. </w:t>
            </w:r>
            <w:r w:rsidRPr="00A87E9E">
              <w:rPr>
                <w:b/>
                <w:bCs/>
                <w:szCs w:val="20"/>
                <w:lang w:val="pt-BR"/>
              </w:rPr>
              <w:t>Questões do desenvolvimento humano.</w:t>
            </w:r>
            <w:r w:rsidRPr="00A87E9E">
              <w:rPr>
                <w:szCs w:val="20"/>
                <w:lang w:val="pt-BR"/>
              </w:rPr>
              <w:t xml:space="preserve"> Campinas: Mercado de Letras, 2010.</w:t>
            </w:r>
          </w:p>
          <w:p w:rsidR="001B2101" w:rsidRPr="00A87E9E" w:rsidRDefault="001B2101" w:rsidP="00042E59">
            <w:pPr>
              <w:autoSpaceDE w:val="0"/>
              <w:adjustRightInd w:val="0"/>
              <w:jc w:val="both"/>
              <w:rPr>
                <w:rFonts w:cs="Times New Roman"/>
                <w:szCs w:val="20"/>
                <w:lang w:val="pt-BR"/>
              </w:rPr>
            </w:pPr>
            <w:r w:rsidRPr="00A87E9E">
              <w:rPr>
                <w:rFonts w:cs="Times New Roman"/>
                <w:szCs w:val="20"/>
                <w:lang w:val="pt-BR"/>
              </w:rPr>
              <w:t xml:space="preserve">COLL, Cesar; PALACIOS, J; MARCHESI, A. </w:t>
            </w:r>
            <w:r w:rsidRPr="00A87E9E">
              <w:rPr>
                <w:rFonts w:cs="Times New Roman"/>
                <w:b/>
                <w:bCs/>
                <w:szCs w:val="20"/>
                <w:lang w:val="pt-BR"/>
              </w:rPr>
              <w:t xml:space="preserve">Desenvolvimento Psicológico e educação. </w:t>
            </w:r>
            <w:r w:rsidRPr="00A87E9E">
              <w:rPr>
                <w:rFonts w:cs="Times New Roman"/>
                <w:szCs w:val="20"/>
                <w:lang w:val="pt-BR"/>
              </w:rPr>
              <w:t>Porto Alegre: Artmed, 2004. Vol.1</w:t>
            </w:r>
          </w:p>
          <w:p w:rsidR="001B2101" w:rsidRPr="00A87E9E" w:rsidRDefault="001B2101" w:rsidP="00042E59">
            <w:pPr>
              <w:autoSpaceDE w:val="0"/>
              <w:adjustRightInd w:val="0"/>
              <w:jc w:val="both"/>
              <w:rPr>
                <w:szCs w:val="20"/>
                <w:lang w:val="pt-BR"/>
              </w:rPr>
            </w:pPr>
            <w:r w:rsidRPr="00A87E9E">
              <w:rPr>
                <w:szCs w:val="20"/>
                <w:lang w:val="pt-BR"/>
              </w:rPr>
              <w:t xml:space="preserve">PALANGANA, I. C. </w:t>
            </w:r>
            <w:r w:rsidRPr="00A87E9E">
              <w:rPr>
                <w:b/>
                <w:bCs/>
                <w:szCs w:val="20"/>
                <w:lang w:val="pt-BR"/>
              </w:rPr>
              <w:t>Desenvolvimento e aprendizagem em Piaget e Vigotski: a relevância do social</w:t>
            </w:r>
            <w:r w:rsidRPr="00A87E9E">
              <w:rPr>
                <w:szCs w:val="20"/>
                <w:lang w:val="pt-BR"/>
              </w:rPr>
              <w:t>. 3. ed. São Paulo: Summus, 2001.</w:t>
            </w:r>
          </w:p>
          <w:p w:rsidR="001B2101" w:rsidRPr="00A87E9E" w:rsidRDefault="001B2101" w:rsidP="00042E59">
            <w:pPr>
              <w:autoSpaceDE w:val="0"/>
              <w:adjustRightInd w:val="0"/>
              <w:jc w:val="both"/>
              <w:rPr>
                <w:rFonts w:cs="Times New Roman"/>
                <w:lang w:val="pt-BR"/>
              </w:rPr>
            </w:pPr>
            <w:r w:rsidRPr="00A87E9E">
              <w:rPr>
                <w:szCs w:val="20"/>
                <w:lang w:val="pt-BR"/>
              </w:rPr>
              <w:t xml:space="preserve">VYGOSTSKI, L. S.; BEZERRA, P. </w:t>
            </w:r>
            <w:r w:rsidRPr="00A87E9E">
              <w:rPr>
                <w:b/>
                <w:bCs/>
                <w:szCs w:val="20"/>
                <w:lang w:val="pt-BR"/>
              </w:rPr>
              <w:t xml:space="preserve">Psicologia pedagógica. </w:t>
            </w:r>
            <w:r w:rsidRPr="00A87E9E">
              <w:rPr>
                <w:szCs w:val="20"/>
                <w:lang w:val="pt-BR"/>
              </w:rPr>
              <w:t>São Paulo: Martins Fontes, 2010.</w:t>
            </w:r>
          </w:p>
        </w:tc>
      </w:tr>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tcPr>
          <w:p w:rsidR="001B2101" w:rsidRPr="00A87E9E" w:rsidRDefault="001B2101" w:rsidP="00042E59">
            <w:pPr>
              <w:rPr>
                <w:rFonts w:cs="Times New Roman"/>
                <w:b/>
                <w:color w:val="000000"/>
                <w:lang w:val="pt-BR"/>
              </w:rPr>
            </w:pPr>
            <w:r w:rsidRPr="00A87E9E">
              <w:rPr>
                <w:rFonts w:cs="Times New Roman"/>
                <w:b/>
                <w:color w:val="000000"/>
                <w:lang w:val="pt-BR"/>
              </w:rPr>
              <w:t>Sociologia da Educação 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tcPr>
          <w:p w:rsidR="001B2101" w:rsidRPr="00A87E9E" w:rsidRDefault="001B2101" w:rsidP="00042E59">
            <w:pPr>
              <w:tabs>
                <w:tab w:val="left" w:pos="284"/>
                <w:tab w:val="left" w:pos="709"/>
              </w:tabs>
              <w:ind w:right="172"/>
              <w:jc w:val="both"/>
              <w:rPr>
                <w:rFonts w:eastAsia="SimSun"/>
                <w:lang w:val="pt-BR"/>
              </w:rPr>
            </w:pPr>
            <w:r w:rsidRPr="00A87E9E">
              <w:rPr>
                <w:rFonts w:eastAsia="SimSun"/>
                <w:lang w:val="pt-BR"/>
              </w:rPr>
              <w:t>Conceituação de sociologia, educação e escola. A Sociologia como instrumento de conhecimento e interpretação da realidade socioeducacional. Compreensão das transformações da sociedade capitalista e dos fenômenos da inclusão e da exclusão social. A contribuição dos clássicos para discussão do conceito de sociedade e de educação. Educação e sociedade na perspectiva do paradigma do consenso e do conflito.</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Borders>
              <w:bottom w:val="single" w:sz="4" w:space="0" w:color="auto"/>
            </w:tcBorders>
          </w:tcPr>
          <w:p w:rsidR="001B2101" w:rsidRPr="00A87E9E" w:rsidRDefault="001B2101" w:rsidP="00042E59">
            <w:pPr>
              <w:jc w:val="both"/>
              <w:rPr>
                <w:lang w:val="pt-BR"/>
              </w:rPr>
            </w:pPr>
            <w:r w:rsidRPr="00A87E9E">
              <w:rPr>
                <w:lang w:val="pt-BR"/>
              </w:rPr>
              <w:t xml:space="preserve">QUINTANEIRO, T. </w:t>
            </w:r>
            <w:r w:rsidRPr="00A87E9E">
              <w:rPr>
                <w:b/>
                <w:lang w:val="pt-BR"/>
              </w:rPr>
              <w:t>Um toque de clássicos: Durkheim, Marx e Weber</w:t>
            </w:r>
            <w:r w:rsidRPr="00A87E9E">
              <w:rPr>
                <w:lang w:val="pt-BR"/>
              </w:rPr>
              <w:t>. 2 ed. Belo Horizonte: UFMG, 2002.</w:t>
            </w:r>
          </w:p>
          <w:p w:rsidR="001B2101" w:rsidRPr="00A87E9E" w:rsidRDefault="001B2101" w:rsidP="00042E59">
            <w:pPr>
              <w:jc w:val="both"/>
              <w:rPr>
                <w:lang w:val="pt-BR"/>
              </w:rPr>
            </w:pPr>
            <w:r w:rsidRPr="00A87E9E">
              <w:rPr>
                <w:lang w:val="pt-BR"/>
              </w:rPr>
              <w:t xml:space="preserve">DURKHEIM, E. </w:t>
            </w:r>
            <w:r w:rsidRPr="00A87E9E">
              <w:rPr>
                <w:b/>
                <w:bCs/>
                <w:lang w:val="pt-BR"/>
              </w:rPr>
              <w:t>Educação e sociologia</w:t>
            </w:r>
            <w:r w:rsidRPr="00A87E9E">
              <w:rPr>
                <w:lang w:val="pt-BR"/>
              </w:rPr>
              <w:t>. Vozes, 2011.</w:t>
            </w:r>
          </w:p>
          <w:p w:rsidR="001B2101" w:rsidRPr="00A87E9E" w:rsidRDefault="001B2101" w:rsidP="00042E59">
            <w:pPr>
              <w:jc w:val="both"/>
              <w:rPr>
                <w:lang w:val="pt-BR"/>
              </w:rPr>
            </w:pPr>
            <w:r w:rsidRPr="00A87E9E">
              <w:rPr>
                <w:lang w:val="pt-BR"/>
              </w:rPr>
              <w:t xml:space="preserve">MARX, K; ENGELS, F. </w:t>
            </w:r>
            <w:r w:rsidRPr="00A87E9E">
              <w:rPr>
                <w:b/>
                <w:bCs/>
                <w:lang w:val="pt-BR"/>
              </w:rPr>
              <w:t>Crítica da Educação e do Ensino</w:t>
            </w:r>
            <w:r w:rsidRPr="00A87E9E">
              <w:rPr>
                <w:lang w:val="pt-BR"/>
              </w:rPr>
              <w:t>. Lisboa: Moraes,1978.</w:t>
            </w:r>
          </w:p>
          <w:p w:rsidR="001B2101" w:rsidRPr="00A87E9E" w:rsidRDefault="001B2101" w:rsidP="00042E59">
            <w:pPr>
              <w:jc w:val="both"/>
              <w:rPr>
                <w:rFonts w:cs="Times New Roman"/>
                <w:color w:val="00B050"/>
                <w:lang w:val="pt-BR"/>
              </w:rPr>
            </w:pPr>
            <w:r w:rsidRPr="00A87E9E">
              <w:rPr>
                <w:lang w:val="pt-BR"/>
              </w:rPr>
              <w:t xml:space="preserve">WEBER, M. </w:t>
            </w:r>
            <w:r w:rsidRPr="00A87E9E">
              <w:rPr>
                <w:b/>
                <w:bCs/>
                <w:lang w:val="pt-BR"/>
              </w:rPr>
              <w:t>A ética protestante e o espírito do capitalismo</w:t>
            </w:r>
            <w:r w:rsidRPr="00A87E9E">
              <w:rPr>
                <w:lang w:val="pt-BR"/>
              </w:rPr>
              <w:t>. Martin Claret, 2001.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r w:rsidRPr="00A87E9E">
              <w:rPr>
                <w:rFonts w:cs="Times New Roman"/>
                <w:lang w:val="pt-BR" w:eastAsia="pt-BR" w:bidi="ar-SA"/>
              </w:rPr>
              <w:lastRenderedPageBreak/>
              <w:t>complementar</w:t>
            </w:r>
          </w:p>
        </w:tc>
        <w:tc>
          <w:tcPr>
            <w:tcW w:w="7512" w:type="dxa"/>
            <w:tcBorders>
              <w:bottom w:val="single" w:sz="4" w:space="0" w:color="auto"/>
            </w:tcBorders>
          </w:tcPr>
          <w:p w:rsidR="001B2101" w:rsidRPr="00A87E9E" w:rsidRDefault="001B2101" w:rsidP="00042E59">
            <w:pPr>
              <w:spacing w:line="300" w:lineRule="atLeast"/>
              <w:jc w:val="both"/>
              <w:rPr>
                <w:color w:val="000000"/>
                <w:spacing w:val="2"/>
                <w:shd w:val="clear" w:color="auto" w:fill="F9F9F9"/>
                <w:lang w:val="pt-BR"/>
              </w:rPr>
            </w:pPr>
            <w:r w:rsidRPr="00A87E9E">
              <w:rPr>
                <w:color w:val="000000"/>
                <w:spacing w:val="2"/>
                <w:shd w:val="clear" w:color="auto" w:fill="F9F9F9"/>
                <w:lang w:val="pt-BR"/>
              </w:rPr>
              <w:lastRenderedPageBreak/>
              <w:t xml:space="preserve">PILETTI, Nelson; PRAXEDES, Walter. </w:t>
            </w:r>
            <w:r w:rsidRPr="00A87E9E">
              <w:rPr>
                <w:b/>
                <w:color w:val="000000"/>
                <w:spacing w:val="2"/>
                <w:shd w:val="clear" w:color="auto" w:fill="F9F9F9"/>
                <w:lang w:val="pt-BR"/>
              </w:rPr>
              <w:t>Sociologia da educação</w:t>
            </w:r>
            <w:r w:rsidRPr="00A87E9E">
              <w:rPr>
                <w:color w:val="000000"/>
                <w:spacing w:val="2"/>
                <w:shd w:val="clear" w:color="auto" w:fill="F9F9F9"/>
                <w:lang w:val="pt-BR"/>
              </w:rPr>
              <w:t xml:space="preserve">. São </w:t>
            </w:r>
            <w:r w:rsidRPr="00A87E9E">
              <w:rPr>
                <w:color w:val="000000"/>
                <w:spacing w:val="2"/>
                <w:shd w:val="clear" w:color="auto" w:fill="F9F9F9"/>
                <w:lang w:val="pt-BR"/>
              </w:rPr>
              <w:lastRenderedPageBreak/>
              <w:t>Paulo: Ática, 2010.</w:t>
            </w:r>
          </w:p>
          <w:p w:rsidR="001B2101" w:rsidRPr="00A87E9E" w:rsidRDefault="001B2101" w:rsidP="00042E59">
            <w:pPr>
              <w:spacing w:line="300" w:lineRule="atLeast"/>
              <w:jc w:val="both"/>
              <w:rPr>
                <w:color w:val="000000"/>
                <w:spacing w:val="2"/>
                <w:shd w:val="clear" w:color="auto" w:fill="F9F9F9"/>
                <w:lang w:val="pt-BR"/>
              </w:rPr>
            </w:pPr>
            <w:r w:rsidRPr="00A87E9E">
              <w:rPr>
                <w:color w:val="000000"/>
                <w:spacing w:val="2"/>
                <w:shd w:val="clear" w:color="auto" w:fill="F9F9F9"/>
                <w:lang w:val="pt-BR"/>
              </w:rPr>
              <w:t>GOHN, Maria da Glória.</w:t>
            </w:r>
            <w:r w:rsidRPr="00A87E9E">
              <w:rPr>
                <w:rStyle w:val="apple-converted-space"/>
                <w:color w:val="000000"/>
                <w:spacing w:val="2"/>
                <w:shd w:val="clear" w:color="auto" w:fill="F9F9F9"/>
                <w:lang w:val="pt-BR"/>
              </w:rPr>
              <w:t> </w:t>
            </w:r>
            <w:r w:rsidRPr="00A87E9E">
              <w:rPr>
                <w:rStyle w:val="Forte"/>
                <w:color w:val="000000"/>
                <w:spacing w:val="2"/>
                <w:shd w:val="clear" w:color="auto" w:fill="F9F9F9"/>
                <w:lang w:val="pt-BR"/>
              </w:rPr>
              <w:t>Movimentos Sociais e Educação.</w:t>
            </w:r>
            <w:r w:rsidRPr="00A87E9E">
              <w:rPr>
                <w:rStyle w:val="apple-converted-space"/>
                <w:color w:val="000000"/>
                <w:spacing w:val="2"/>
                <w:shd w:val="clear" w:color="auto" w:fill="F9F9F9"/>
                <w:lang w:val="pt-BR"/>
              </w:rPr>
              <w:t> </w:t>
            </w:r>
            <w:r w:rsidRPr="00A87E9E">
              <w:rPr>
                <w:color w:val="000000"/>
                <w:spacing w:val="2"/>
                <w:shd w:val="clear" w:color="auto" w:fill="F9F9F9"/>
                <w:lang w:val="pt-BR"/>
              </w:rPr>
              <w:t xml:space="preserve">7. ed. São Paulo-SP: Cortez, 2009. </w:t>
            </w:r>
          </w:p>
          <w:p w:rsidR="001B2101" w:rsidRPr="00A87E9E" w:rsidRDefault="001B2101" w:rsidP="00042E59">
            <w:pPr>
              <w:jc w:val="both"/>
              <w:rPr>
                <w:color w:val="000000"/>
                <w:spacing w:val="2"/>
                <w:shd w:val="clear" w:color="auto" w:fill="F9F9F9"/>
                <w:lang w:val="pt-BR"/>
              </w:rPr>
            </w:pPr>
            <w:r w:rsidRPr="00A87E9E">
              <w:rPr>
                <w:color w:val="000000"/>
                <w:spacing w:val="2"/>
                <w:shd w:val="clear" w:color="auto" w:fill="F9F9F9"/>
                <w:lang w:val="pt-BR"/>
              </w:rPr>
              <w:t>MEKSENAS, Paulo.</w:t>
            </w:r>
            <w:r w:rsidRPr="00A87E9E">
              <w:rPr>
                <w:rStyle w:val="apple-converted-space"/>
                <w:color w:val="000000"/>
                <w:spacing w:val="2"/>
                <w:shd w:val="clear" w:color="auto" w:fill="F9F9F9"/>
                <w:lang w:val="pt-BR"/>
              </w:rPr>
              <w:t> </w:t>
            </w:r>
            <w:r w:rsidRPr="00A87E9E">
              <w:rPr>
                <w:rStyle w:val="Forte"/>
                <w:color w:val="000000"/>
                <w:spacing w:val="2"/>
                <w:shd w:val="clear" w:color="auto" w:fill="F9F9F9"/>
                <w:lang w:val="pt-BR"/>
              </w:rPr>
              <w:t>Sociologia da Educação: Introdução ao estudo da escola no processo de transformação social.</w:t>
            </w:r>
            <w:r w:rsidRPr="00A87E9E">
              <w:rPr>
                <w:rStyle w:val="apple-converted-space"/>
                <w:color w:val="000000"/>
                <w:spacing w:val="2"/>
                <w:shd w:val="clear" w:color="auto" w:fill="F9F9F9"/>
                <w:lang w:val="pt-BR"/>
              </w:rPr>
              <w:t> </w:t>
            </w:r>
            <w:r w:rsidRPr="00A87E9E">
              <w:rPr>
                <w:color w:val="000000"/>
                <w:spacing w:val="2"/>
                <w:shd w:val="clear" w:color="auto" w:fill="F9F9F9"/>
                <w:lang w:val="pt-BR"/>
              </w:rPr>
              <w:t>14. ed. São Paulo: Loyola, 2010.</w:t>
            </w:r>
          </w:p>
          <w:p w:rsidR="001B2101" w:rsidRPr="00A87E9E" w:rsidRDefault="001B2101" w:rsidP="00042E59">
            <w:pPr>
              <w:spacing w:line="300" w:lineRule="atLeast"/>
              <w:jc w:val="both"/>
              <w:rPr>
                <w:color w:val="000000"/>
                <w:spacing w:val="2"/>
                <w:shd w:val="clear" w:color="auto" w:fill="F9F9F9"/>
                <w:lang w:val="pt-BR"/>
              </w:rPr>
            </w:pPr>
            <w:r w:rsidRPr="00A87E9E">
              <w:rPr>
                <w:color w:val="000000"/>
                <w:spacing w:val="2"/>
                <w:shd w:val="clear" w:color="auto" w:fill="F9F9F9"/>
                <w:lang w:val="pt-BR"/>
              </w:rPr>
              <w:t>DEMO, Pedro.</w:t>
            </w:r>
            <w:r w:rsidRPr="00A87E9E">
              <w:rPr>
                <w:rStyle w:val="apple-converted-space"/>
                <w:color w:val="000000"/>
                <w:spacing w:val="2"/>
                <w:shd w:val="clear" w:color="auto" w:fill="F9F9F9"/>
                <w:lang w:val="pt-BR"/>
              </w:rPr>
              <w:t> </w:t>
            </w:r>
            <w:r w:rsidRPr="00A87E9E">
              <w:rPr>
                <w:rStyle w:val="Forte"/>
                <w:color w:val="000000"/>
                <w:spacing w:val="2"/>
                <w:shd w:val="clear" w:color="auto" w:fill="F9F9F9"/>
                <w:lang w:val="pt-BR"/>
              </w:rPr>
              <w:t>Sociologia da Educação.</w:t>
            </w:r>
            <w:r w:rsidRPr="00A87E9E">
              <w:rPr>
                <w:rStyle w:val="apple-converted-space"/>
                <w:color w:val="000000"/>
                <w:spacing w:val="2"/>
                <w:shd w:val="clear" w:color="auto" w:fill="F9F9F9"/>
                <w:lang w:val="pt-BR"/>
              </w:rPr>
              <w:t> </w:t>
            </w:r>
            <w:r w:rsidRPr="00A87E9E">
              <w:rPr>
                <w:color w:val="000000"/>
                <w:spacing w:val="2"/>
                <w:shd w:val="clear" w:color="auto" w:fill="F9F9F9"/>
                <w:lang w:val="pt-BR"/>
              </w:rPr>
              <w:t>Brasília: Plano, 2004.</w:t>
            </w:r>
          </w:p>
          <w:p w:rsidR="001B2101" w:rsidRPr="00A87E9E" w:rsidRDefault="001B2101" w:rsidP="00042E59">
            <w:pPr>
              <w:jc w:val="both"/>
              <w:rPr>
                <w:lang w:val="pt-BR"/>
              </w:rPr>
            </w:pPr>
            <w:r w:rsidRPr="00A87E9E">
              <w:rPr>
                <w:lang w:val="pt-BR"/>
              </w:rPr>
              <w:t xml:space="preserve">SILVA, T. T. O </w:t>
            </w:r>
            <w:r w:rsidRPr="00A87E9E">
              <w:rPr>
                <w:b/>
                <w:lang w:val="pt-BR"/>
              </w:rPr>
              <w:t>que se produz e o que se reproduz em educação</w:t>
            </w:r>
            <w:r w:rsidRPr="00A87E9E">
              <w:rPr>
                <w:lang w:val="pt-BR"/>
              </w:rPr>
              <w:t xml:space="preserve">, Porto Alegre: Artes Médicas, 1992. </w:t>
            </w:r>
          </w:p>
          <w:p w:rsidR="001B2101" w:rsidRPr="00A87E9E" w:rsidRDefault="001B2101" w:rsidP="00042E59">
            <w:pPr>
              <w:jc w:val="both"/>
              <w:rPr>
                <w:lang w:val="pt-BR"/>
              </w:rPr>
            </w:pPr>
            <w:r w:rsidRPr="00A87E9E">
              <w:rPr>
                <w:lang w:val="pt-BR"/>
              </w:rPr>
              <w:t xml:space="preserve">TURA, M.L.R.(org.) </w:t>
            </w:r>
            <w:r w:rsidRPr="00A87E9E">
              <w:rPr>
                <w:b/>
                <w:lang w:val="pt-BR"/>
              </w:rPr>
              <w:t>Sociologia para educadores</w:t>
            </w:r>
            <w:r w:rsidRPr="00A87E9E">
              <w:rPr>
                <w:lang w:val="pt-BR"/>
              </w:rPr>
              <w:t>. Rio de Janeiro: Quartet, 2001.</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 xml:space="preserve">Banco de Dados II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Modelagem de Dados. Linguagem SQL (</w:t>
            </w:r>
            <w:r w:rsidRPr="00A87E9E">
              <w:rPr>
                <w:i/>
                <w:color w:val="000000"/>
                <w:lang w:val="pt-BR"/>
              </w:rPr>
              <w:t>Structured Query Language</w:t>
            </w:r>
            <w:r w:rsidRPr="00A87E9E">
              <w:rPr>
                <w:color w:val="000000"/>
                <w:lang w:val="pt-BR"/>
              </w:rPr>
              <w:t>) e MySQL . Consultas avançadas e transações. Estudo de casos práticos.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color w:val="00B050"/>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DATE, C. J. </w:t>
            </w:r>
            <w:r w:rsidRPr="00A87E9E">
              <w:rPr>
                <w:b/>
                <w:color w:val="000000"/>
                <w:lang w:val="pt-BR"/>
              </w:rPr>
              <w:t>Introdução a Sistemas de Bancos de Dados</w:t>
            </w:r>
            <w:r w:rsidRPr="00A87E9E">
              <w:rPr>
                <w:color w:val="000000"/>
                <w:lang w:val="pt-BR"/>
              </w:rPr>
              <w:t>. 8. ed. Editora Câmpus, 2004.</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ELMASRI, R.; Navathe, S. B. </w:t>
            </w:r>
            <w:r w:rsidRPr="00A87E9E">
              <w:rPr>
                <w:b/>
                <w:color w:val="000000"/>
                <w:lang w:val="pt-BR"/>
              </w:rPr>
              <w:t>Sistemas de Banco de Dados</w:t>
            </w:r>
            <w:r w:rsidRPr="00A87E9E">
              <w:rPr>
                <w:color w:val="000000"/>
                <w:lang w:val="pt-BR"/>
              </w:rPr>
              <w:t>. 6ª ed. São Paulo: Pearson Education do Brasil, 2011.</w:t>
            </w:r>
          </w:p>
          <w:p w:rsidR="001B2101" w:rsidRPr="00A87E9E" w:rsidRDefault="001B2101" w:rsidP="00042E59">
            <w:pPr>
              <w:widowControl/>
              <w:suppressAutoHyphens w:val="0"/>
              <w:autoSpaceDN/>
              <w:jc w:val="both"/>
              <w:textAlignment w:val="auto"/>
              <w:rPr>
                <w:color w:val="000000"/>
                <w:lang w:val="pt-BR"/>
              </w:rPr>
            </w:pPr>
            <w:r w:rsidRPr="00A87E9E">
              <w:rPr>
                <w:color w:val="000000"/>
                <w:lang w:val="en-US"/>
              </w:rPr>
              <w:t xml:space="preserve">KORT, Henry F. et all. </w:t>
            </w:r>
            <w:r w:rsidRPr="00A87E9E">
              <w:rPr>
                <w:b/>
                <w:color w:val="000000"/>
                <w:lang w:val="pt-BR"/>
              </w:rPr>
              <w:t>Sistema de Bancos de Dados</w:t>
            </w:r>
            <w:r w:rsidRPr="00A87E9E">
              <w:rPr>
                <w:color w:val="000000"/>
                <w:lang w:val="pt-BR"/>
              </w:rPr>
              <w:t>. 5ª Ed. São Paulo: Câmpus, 2006.</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ABREU, M. P. de; MACHADO, F. N. R. </w:t>
            </w:r>
            <w:r w:rsidRPr="00A87E9E">
              <w:rPr>
                <w:b/>
                <w:color w:val="000000"/>
                <w:lang w:val="pt-BR"/>
              </w:rPr>
              <w:t>Projeto de banco de dados:  uma visão prática</w:t>
            </w:r>
            <w:r w:rsidRPr="00A87E9E">
              <w:rPr>
                <w:color w:val="000000"/>
                <w:lang w:val="pt-BR"/>
              </w:rPr>
              <w:t>. 16. ed. São Paulo: Erica, 2009.</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ALVES, W. P. </w:t>
            </w:r>
            <w:r w:rsidRPr="00A87E9E">
              <w:rPr>
                <w:b/>
                <w:color w:val="000000"/>
                <w:lang w:val="pt-BR"/>
              </w:rPr>
              <w:t>Banco de dados: teoria e desenvolvimento</w:t>
            </w:r>
            <w:r w:rsidRPr="00A87E9E">
              <w:rPr>
                <w:color w:val="000000"/>
                <w:lang w:val="pt-BR"/>
              </w:rPr>
              <w:t>. São Paulo: Erica: 2011.</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HEUSER, C. A. </w:t>
            </w:r>
            <w:r w:rsidRPr="00A87E9E">
              <w:rPr>
                <w:b/>
                <w:color w:val="000000"/>
                <w:lang w:val="pt-BR"/>
              </w:rPr>
              <w:t>Projeto de banco de dados</w:t>
            </w:r>
            <w:r w:rsidRPr="00A87E9E">
              <w:rPr>
                <w:color w:val="000000"/>
                <w:lang w:val="pt-BR"/>
              </w:rPr>
              <w:t>. 6. ed. Porto Alegre: Bookman Companhia, 2009.</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RAMAKRISHNAN, R.; GEHRKE, J. </w:t>
            </w:r>
            <w:r w:rsidRPr="00A87E9E">
              <w:rPr>
                <w:b/>
                <w:color w:val="000000"/>
                <w:lang w:val="pt-BR"/>
              </w:rPr>
              <w:t>Sistemas de gerenciamento de banco de dados</w:t>
            </w:r>
            <w:r w:rsidRPr="00A87E9E">
              <w:rPr>
                <w:color w:val="000000"/>
                <w:lang w:val="pt-BR"/>
              </w:rPr>
              <w:t>. 3. ed. São Paulo: McGraw Hill - Artmed: 2008.</w:t>
            </w:r>
          </w:p>
          <w:p w:rsidR="001B2101" w:rsidRPr="00A87E9E" w:rsidRDefault="001B2101" w:rsidP="00042E59">
            <w:pPr>
              <w:widowControl/>
              <w:suppressAutoHyphens w:val="0"/>
              <w:autoSpaceDN/>
              <w:jc w:val="both"/>
              <w:textAlignment w:val="auto"/>
              <w:rPr>
                <w:color w:val="000000"/>
                <w:lang w:val="pt-BR"/>
              </w:rPr>
            </w:pPr>
            <w:r w:rsidRPr="00A87E9E">
              <w:rPr>
                <w:color w:val="000000"/>
                <w:lang w:val="pt-BR"/>
              </w:rPr>
              <w:t xml:space="preserve">ROB, P; CORONEL, C. </w:t>
            </w:r>
            <w:r w:rsidRPr="00A87E9E">
              <w:rPr>
                <w:b/>
                <w:color w:val="000000"/>
                <w:lang w:val="pt-BR"/>
              </w:rPr>
              <w:t>Sistemas de Banco de Dados – Projeto, Implementação e Administração.</w:t>
            </w:r>
            <w:r w:rsidRPr="00A87E9E">
              <w:rPr>
                <w:color w:val="000000"/>
                <w:lang w:val="pt-BR"/>
              </w:rPr>
              <w:t xml:space="preserve"> São Paulo: Cengage Learning: 2010.</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Engenharia de Software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shd w:val="clear" w:color="auto" w:fill="auto"/>
            <w:vAlign w:val="bottom"/>
          </w:tcPr>
          <w:p w:rsidR="001B2101" w:rsidRPr="00BF1A4C" w:rsidRDefault="001B2101" w:rsidP="00042E59">
            <w:pPr>
              <w:pStyle w:val="Corpodetexto"/>
              <w:spacing w:after="0"/>
              <w:jc w:val="both"/>
              <w:rPr>
                <w:szCs w:val="22"/>
                <w:lang w:val="pt-BR" w:eastAsia="pt-BR"/>
              </w:rPr>
            </w:pPr>
            <w:r w:rsidRPr="00BF1A4C">
              <w:rPr>
                <w:szCs w:val="22"/>
                <w:lang w:val="pt-BR" w:eastAsia="pt-BR"/>
              </w:rPr>
              <w:t>Engenharia de Projeto. Projeto Arquitetural. Projeto no nível de Componentes. Projeto interface com o usuário. Engenharia da Web. Projeto para aplicações Web.</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shd w:val="clear" w:color="auto" w:fill="auto"/>
            <w:vAlign w:val="bottom"/>
          </w:tcPr>
          <w:p w:rsidR="001B2101" w:rsidRPr="00BF1A4C" w:rsidRDefault="001B2101" w:rsidP="00042E59">
            <w:pPr>
              <w:pStyle w:val="Corpodetexto"/>
              <w:spacing w:after="0"/>
              <w:jc w:val="both"/>
              <w:rPr>
                <w:color w:val="000000"/>
                <w:szCs w:val="22"/>
                <w:lang w:val="pt-BR" w:eastAsia="pt-BR"/>
              </w:rPr>
            </w:pPr>
            <w:r w:rsidRPr="00BF1A4C">
              <w:rPr>
                <w:color w:val="000000"/>
                <w:szCs w:val="22"/>
                <w:lang w:val="pt-BR" w:eastAsia="pt-BR"/>
              </w:rPr>
              <w:t xml:space="preserve">PAULA FILHO, W. P. </w:t>
            </w:r>
            <w:r w:rsidRPr="00BF1A4C">
              <w:rPr>
                <w:b/>
                <w:color w:val="000000"/>
                <w:szCs w:val="22"/>
                <w:lang w:val="pt-BR" w:eastAsia="pt-BR"/>
              </w:rPr>
              <w:t>Engenharia de Software – Fundamentos, métodos e padrões</w:t>
            </w:r>
            <w:r w:rsidRPr="00BF1A4C">
              <w:rPr>
                <w:i/>
                <w:color w:val="000000"/>
                <w:szCs w:val="22"/>
                <w:lang w:val="pt-BR" w:eastAsia="pt-BR"/>
              </w:rPr>
              <w:t xml:space="preserve">. </w:t>
            </w:r>
            <w:r w:rsidRPr="00BF1A4C">
              <w:rPr>
                <w:color w:val="000000"/>
                <w:szCs w:val="22"/>
                <w:lang w:val="pt-BR" w:eastAsia="pt-BR"/>
              </w:rPr>
              <w:t>3. ed. LTC, 2011.</w:t>
            </w:r>
          </w:p>
          <w:p w:rsidR="001B2101" w:rsidRPr="00A87E9E" w:rsidRDefault="001B2101" w:rsidP="00042E59">
            <w:pPr>
              <w:pStyle w:val="Corpodetexto"/>
              <w:spacing w:after="0"/>
              <w:jc w:val="both"/>
              <w:rPr>
                <w:color w:val="000000"/>
                <w:szCs w:val="22"/>
                <w:lang w:val="en-US" w:eastAsia="pt-BR"/>
              </w:rPr>
            </w:pPr>
            <w:r w:rsidRPr="00BF1A4C">
              <w:rPr>
                <w:color w:val="000000"/>
                <w:szCs w:val="22"/>
                <w:lang w:val="pt-BR" w:eastAsia="pt-BR"/>
              </w:rPr>
              <w:t xml:space="preserve">PRESSMAN, R. S. </w:t>
            </w:r>
            <w:r w:rsidRPr="00BF1A4C">
              <w:rPr>
                <w:b/>
                <w:color w:val="000000"/>
                <w:szCs w:val="22"/>
                <w:lang w:val="pt-BR" w:eastAsia="pt-BR"/>
              </w:rPr>
              <w:t>Engenharia de Software- Uma abordagem profissional.</w:t>
            </w:r>
            <w:r w:rsidRPr="00BF1A4C">
              <w:rPr>
                <w:color w:val="000000"/>
                <w:szCs w:val="22"/>
                <w:lang w:val="pt-BR" w:eastAsia="pt-BR"/>
              </w:rPr>
              <w:t xml:space="preserve"> </w:t>
            </w:r>
            <w:r w:rsidRPr="00A87E9E">
              <w:rPr>
                <w:color w:val="000000"/>
                <w:szCs w:val="22"/>
                <w:lang w:val="en-US" w:eastAsia="pt-BR"/>
              </w:rPr>
              <w:t>7. ed. McGraw Hill - Artmed, 2011.</w:t>
            </w:r>
          </w:p>
          <w:p w:rsidR="001B2101" w:rsidRPr="00A87E9E" w:rsidRDefault="001B2101" w:rsidP="00042E59">
            <w:pPr>
              <w:pStyle w:val="Corpodetexto"/>
              <w:spacing w:after="0"/>
              <w:jc w:val="both"/>
              <w:rPr>
                <w:color w:val="000000"/>
                <w:szCs w:val="22"/>
                <w:lang w:val="en-US" w:eastAsia="pt-BR"/>
              </w:rPr>
            </w:pPr>
            <w:r w:rsidRPr="00A87E9E">
              <w:rPr>
                <w:color w:val="000000"/>
                <w:szCs w:val="22"/>
                <w:lang w:val="en-US" w:eastAsia="pt-BR"/>
              </w:rPr>
              <w:t xml:space="preserve">SOMMERVILLE, I. </w:t>
            </w:r>
            <w:r w:rsidRPr="00A87E9E">
              <w:rPr>
                <w:b/>
                <w:color w:val="000000"/>
                <w:szCs w:val="22"/>
                <w:lang w:val="en-US" w:eastAsia="pt-BR"/>
              </w:rPr>
              <w:t>Engenharia de Software</w:t>
            </w:r>
            <w:r w:rsidRPr="00A87E9E">
              <w:rPr>
                <w:i/>
                <w:color w:val="000000"/>
                <w:szCs w:val="22"/>
                <w:lang w:val="en-US" w:eastAsia="pt-BR"/>
              </w:rPr>
              <w:t>.</w:t>
            </w:r>
            <w:r w:rsidRPr="00A87E9E">
              <w:rPr>
                <w:color w:val="000000"/>
                <w:szCs w:val="22"/>
                <w:lang w:val="en-US" w:eastAsia="pt-BR"/>
              </w:rPr>
              <w:t xml:space="preserve"> 8. ed. São Paulo: Pearson Addison Wesley, 2007.</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shd w:val="clear" w:color="auto" w:fill="auto"/>
          </w:tcPr>
          <w:p w:rsidR="001B2101" w:rsidRPr="00BF1A4C" w:rsidRDefault="001B2101" w:rsidP="00042E59">
            <w:pPr>
              <w:pStyle w:val="Corpodetexto"/>
              <w:spacing w:after="0"/>
              <w:jc w:val="both"/>
              <w:rPr>
                <w:color w:val="000000"/>
                <w:szCs w:val="22"/>
                <w:lang w:val="pt-BR" w:eastAsia="pt-BR"/>
              </w:rPr>
            </w:pPr>
            <w:r w:rsidRPr="00BF1A4C">
              <w:rPr>
                <w:color w:val="000000"/>
                <w:szCs w:val="22"/>
                <w:lang w:val="pt-BR" w:eastAsia="pt-BR"/>
              </w:rPr>
              <w:t xml:space="preserve">LARMAN, C. </w:t>
            </w:r>
            <w:r w:rsidRPr="00BF1A4C">
              <w:rPr>
                <w:b/>
                <w:color w:val="000000"/>
                <w:szCs w:val="22"/>
                <w:lang w:val="pt-BR" w:eastAsia="pt-BR"/>
              </w:rPr>
              <w:t>Utilizando UML e padrões – Uma introdução a análise e ao projeto orientados a objetos e ao desenvolvimento iterativo</w:t>
            </w:r>
            <w:r w:rsidRPr="00BF1A4C">
              <w:rPr>
                <w:color w:val="000000"/>
                <w:szCs w:val="22"/>
                <w:lang w:val="pt-BR" w:eastAsia="pt-BR"/>
              </w:rPr>
              <w:t>. 3. ed. Bookman Companhia, 2007.</w:t>
            </w:r>
          </w:p>
          <w:p w:rsidR="001B2101" w:rsidRPr="00BF1A4C" w:rsidRDefault="001B2101" w:rsidP="00042E59">
            <w:pPr>
              <w:pStyle w:val="Corpodetexto"/>
              <w:spacing w:after="0"/>
              <w:jc w:val="both"/>
              <w:rPr>
                <w:bCs/>
                <w:color w:val="000000"/>
                <w:lang w:val="pt-BR" w:eastAsia="pt-BR"/>
              </w:rPr>
            </w:pPr>
            <w:r w:rsidRPr="00BF1A4C">
              <w:rPr>
                <w:bCs/>
                <w:color w:val="000000"/>
                <w:lang w:val="pt-BR" w:eastAsia="pt-BR"/>
              </w:rPr>
              <w:t xml:space="preserve">SCHACH, S. R. </w:t>
            </w:r>
            <w:r w:rsidRPr="00BF1A4C">
              <w:rPr>
                <w:b/>
                <w:bCs/>
                <w:color w:val="000000"/>
                <w:lang w:val="pt-BR" w:eastAsia="pt-BR"/>
              </w:rPr>
              <w:t>Engenharia de Software - Os Paradigmas Clássico e Orientado a Objetos.</w:t>
            </w:r>
            <w:r w:rsidRPr="00BF1A4C">
              <w:rPr>
                <w:bCs/>
                <w:i/>
                <w:color w:val="000000"/>
                <w:lang w:val="pt-BR" w:eastAsia="pt-BR"/>
              </w:rPr>
              <w:t xml:space="preserve"> </w:t>
            </w:r>
            <w:r w:rsidRPr="00BF1A4C">
              <w:rPr>
                <w:bCs/>
                <w:color w:val="000000"/>
                <w:lang w:val="pt-BR" w:eastAsia="pt-BR"/>
              </w:rPr>
              <w:t>7. ed.</w:t>
            </w:r>
            <w:r w:rsidRPr="00BF1A4C">
              <w:rPr>
                <w:bCs/>
                <w:i/>
                <w:color w:val="000000"/>
                <w:lang w:val="pt-BR" w:eastAsia="pt-BR"/>
              </w:rPr>
              <w:t xml:space="preserve"> </w:t>
            </w:r>
            <w:r w:rsidRPr="00BF1A4C">
              <w:rPr>
                <w:bCs/>
                <w:color w:val="000000"/>
                <w:lang w:val="pt-BR" w:eastAsia="pt-BR"/>
              </w:rPr>
              <w:t>Mcgraw Hill – Artmed: 2008.</w:t>
            </w:r>
          </w:p>
          <w:p w:rsidR="001B2101" w:rsidRPr="00BF1A4C" w:rsidRDefault="001B2101" w:rsidP="00042E59">
            <w:pPr>
              <w:pStyle w:val="Corpodetexto"/>
              <w:spacing w:after="0"/>
              <w:jc w:val="both"/>
              <w:rPr>
                <w:color w:val="000000"/>
                <w:szCs w:val="22"/>
                <w:lang w:val="pt-BR" w:eastAsia="pt-BR"/>
              </w:rPr>
            </w:pPr>
            <w:r w:rsidRPr="00BF1A4C">
              <w:rPr>
                <w:color w:val="000000"/>
                <w:szCs w:val="22"/>
                <w:lang w:val="pt-BR" w:eastAsia="pt-BR"/>
              </w:rPr>
              <w:t xml:space="preserve">TONSING, S. L. </w:t>
            </w:r>
            <w:r w:rsidRPr="00BF1A4C">
              <w:rPr>
                <w:b/>
                <w:color w:val="000000"/>
                <w:szCs w:val="22"/>
                <w:lang w:val="pt-BR" w:eastAsia="pt-BR"/>
              </w:rPr>
              <w:t>Engenharia de Software: análise e projeto de sistemas</w:t>
            </w:r>
            <w:r w:rsidRPr="00BF1A4C">
              <w:rPr>
                <w:i/>
                <w:color w:val="000000"/>
                <w:szCs w:val="22"/>
                <w:lang w:val="pt-BR" w:eastAsia="pt-BR"/>
              </w:rPr>
              <w:t>.</w:t>
            </w:r>
            <w:r w:rsidRPr="00BF1A4C">
              <w:rPr>
                <w:color w:val="000000"/>
                <w:szCs w:val="22"/>
                <w:lang w:val="pt-BR" w:eastAsia="pt-BR"/>
              </w:rPr>
              <w:t xml:space="preserve"> 2. ed. Rio de Janeiro, Ciência Moderna, 2008.</w:t>
            </w:r>
          </w:p>
          <w:p w:rsidR="001B2101" w:rsidRPr="00BF1A4C" w:rsidRDefault="001B2101" w:rsidP="00042E59">
            <w:pPr>
              <w:pStyle w:val="Corpodetexto"/>
              <w:spacing w:after="0"/>
              <w:jc w:val="both"/>
              <w:rPr>
                <w:bCs/>
                <w:color w:val="000000"/>
                <w:lang w:val="pt-BR" w:eastAsia="pt-BR"/>
              </w:rPr>
            </w:pPr>
            <w:r w:rsidRPr="00BF1A4C">
              <w:rPr>
                <w:bCs/>
                <w:color w:val="000000"/>
                <w:lang w:val="pt-BR" w:eastAsia="pt-BR"/>
              </w:rPr>
              <w:t xml:space="preserve">PFLEEGER, S. L. </w:t>
            </w:r>
            <w:r w:rsidRPr="00BF1A4C">
              <w:rPr>
                <w:b/>
                <w:bCs/>
                <w:color w:val="000000"/>
                <w:lang w:val="pt-BR" w:eastAsia="pt-BR"/>
              </w:rPr>
              <w:t>Engenharia de Software - Teoria e prática</w:t>
            </w:r>
            <w:r w:rsidRPr="00BF1A4C">
              <w:rPr>
                <w:bCs/>
                <w:color w:val="000000"/>
                <w:lang w:val="pt-BR" w:eastAsia="pt-BR"/>
              </w:rPr>
              <w:t>.  2. ed. Prentice Hall Brasil, 2004.</w:t>
            </w:r>
          </w:p>
          <w:p w:rsidR="001B2101" w:rsidRPr="00BF1A4C" w:rsidRDefault="001B2101" w:rsidP="00042E59">
            <w:pPr>
              <w:pStyle w:val="Corpodetexto"/>
              <w:spacing w:after="0"/>
              <w:jc w:val="both"/>
              <w:rPr>
                <w:bCs/>
                <w:color w:val="000000"/>
                <w:lang w:val="pt-BR" w:eastAsia="pt-BR"/>
              </w:rPr>
            </w:pPr>
            <w:r w:rsidRPr="00BF1A4C">
              <w:rPr>
                <w:bCs/>
                <w:color w:val="000000"/>
                <w:lang w:val="pt-BR" w:eastAsia="pt-BR"/>
              </w:rPr>
              <w:t xml:space="preserve">ENGOHLM JUNIOR, H. </w:t>
            </w:r>
            <w:r w:rsidRPr="00BF1A4C">
              <w:rPr>
                <w:b/>
                <w:bCs/>
                <w:color w:val="000000"/>
                <w:lang w:val="pt-BR" w:eastAsia="pt-BR"/>
              </w:rPr>
              <w:t>Engenharia de software na prática</w:t>
            </w:r>
            <w:r w:rsidRPr="00BF1A4C">
              <w:rPr>
                <w:bCs/>
                <w:color w:val="000000"/>
                <w:lang w:val="pt-BR" w:eastAsia="pt-BR"/>
              </w:rPr>
              <w:t xml:space="preserve">. São Paulo: </w:t>
            </w:r>
            <w:r w:rsidRPr="00BF1A4C">
              <w:rPr>
                <w:bCs/>
                <w:color w:val="000000"/>
                <w:lang w:val="pt-BR" w:eastAsia="pt-BR"/>
              </w:rPr>
              <w:lastRenderedPageBreak/>
              <w:t>Novatec, 2010.</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Ferramentas de Desenvolvimento WEB</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BF1A4C" w:rsidRDefault="001B2101" w:rsidP="00042E59">
            <w:pPr>
              <w:pStyle w:val="TEXTOTC"/>
              <w:tabs>
                <w:tab w:val="num" w:pos="426"/>
              </w:tabs>
              <w:spacing w:line="240" w:lineRule="auto"/>
              <w:ind w:firstLine="0"/>
              <w:rPr>
                <w:szCs w:val="22"/>
                <w:lang w:val="pt-BR" w:eastAsia="pt-BR"/>
              </w:rPr>
            </w:pPr>
            <w:r w:rsidRPr="00BF1A4C">
              <w:rPr>
                <w:szCs w:val="22"/>
                <w:lang w:val="pt-BR" w:eastAsia="pt-BR"/>
              </w:rPr>
              <w:t xml:space="preserve">Estado da arte sobre construção Web. Estado da arte sobre portais dinâmicos existentes. Estudo e conhecimento de técnicas e conteúdos usados nos portais de tecnologia. Introdução à plataforma de desenvolvimento WEB. Apresentação do ambiente e ferramentas de desenvolvimento WEB.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BF1A4C" w:rsidRDefault="001B2101" w:rsidP="00042E59">
            <w:pPr>
              <w:pStyle w:val="Corpodetexto"/>
              <w:spacing w:after="0"/>
              <w:jc w:val="both"/>
              <w:rPr>
                <w:lang w:val="pt-BR" w:eastAsia="pt-BR"/>
              </w:rPr>
            </w:pPr>
            <w:r w:rsidRPr="00BF1A4C">
              <w:rPr>
                <w:szCs w:val="22"/>
                <w:lang w:val="pt-BR" w:eastAsia="pt-BR"/>
              </w:rPr>
              <w:t xml:space="preserve">SILVA, M. S. </w:t>
            </w:r>
            <w:r w:rsidRPr="00BF1A4C">
              <w:rPr>
                <w:b/>
                <w:bCs/>
                <w:szCs w:val="22"/>
                <w:lang w:val="pt-BR" w:eastAsia="pt-BR"/>
              </w:rPr>
              <w:t>Construindo Sites com CSS e (X)HTML</w:t>
            </w:r>
            <w:r w:rsidRPr="00BF1A4C">
              <w:rPr>
                <w:szCs w:val="22"/>
                <w:lang w:val="pt-BR" w:eastAsia="pt-BR"/>
              </w:rPr>
              <w:t>. Novatec, 2007.</w:t>
            </w:r>
          </w:p>
          <w:p w:rsidR="001B2101" w:rsidRPr="00BF1A4C" w:rsidRDefault="001B2101" w:rsidP="00042E59">
            <w:pPr>
              <w:pStyle w:val="Corpodetexto"/>
              <w:spacing w:after="0"/>
              <w:jc w:val="both"/>
              <w:rPr>
                <w:lang w:val="pt-BR" w:eastAsia="pt-BR"/>
              </w:rPr>
            </w:pPr>
            <w:r w:rsidRPr="00BF1A4C">
              <w:rPr>
                <w:szCs w:val="22"/>
                <w:lang w:val="pt-BR" w:eastAsia="pt-BR"/>
              </w:rPr>
              <w:t xml:space="preserve">SILVA, M. S. </w:t>
            </w:r>
            <w:r w:rsidRPr="00BF1A4C">
              <w:rPr>
                <w:b/>
                <w:bCs/>
                <w:lang w:val="pt-BR" w:eastAsia="pt-BR"/>
              </w:rPr>
              <w:t>HTML5, A linguagem de marcação que revolucionou a web.</w:t>
            </w:r>
            <w:r w:rsidRPr="00BF1A4C">
              <w:rPr>
                <w:szCs w:val="22"/>
                <w:lang w:val="pt-BR" w:eastAsia="pt-BR"/>
              </w:rPr>
              <w:t xml:space="preserve"> Novatec, 2011.</w:t>
            </w:r>
          </w:p>
          <w:p w:rsidR="001B2101" w:rsidRPr="00BF1A4C" w:rsidRDefault="001B2101" w:rsidP="00042E59">
            <w:pPr>
              <w:pStyle w:val="Corpodetexto"/>
              <w:spacing w:after="0"/>
              <w:jc w:val="both"/>
              <w:rPr>
                <w:szCs w:val="22"/>
                <w:lang w:val="pt-BR" w:eastAsia="pt-BR"/>
              </w:rPr>
            </w:pPr>
            <w:r w:rsidRPr="00BF1A4C">
              <w:rPr>
                <w:szCs w:val="22"/>
                <w:lang w:val="pt-BR" w:eastAsia="pt-BR"/>
              </w:rPr>
              <w:t xml:space="preserve">SCHMITT, C. </w:t>
            </w:r>
            <w:r w:rsidRPr="00BF1A4C">
              <w:rPr>
                <w:b/>
                <w:bCs/>
                <w:szCs w:val="22"/>
                <w:lang w:val="pt-BR" w:eastAsia="pt-BR"/>
              </w:rPr>
              <w:t>CSS Cookbook</w:t>
            </w:r>
            <w:r w:rsidRPr="00BF1A4C">
              <w:rPr>
                <w:szCs w:val="22"/>
                <w:lang w:val="pt-BR" w:eastAsia="pt-BR"/>
              </w:rPr>
              <w:t>. Novatec, 2010. 668p.</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lang w:val="pt-BR"/>
              </w:rPr>
            </w:pPr>
            <w:r w:rsidRPr="00A87E9E">
              <w:rPr>
                <w:lang w:val="pt-BR"/>
              </w:rPr>
              <w:t xml:space="preserve">STELLMAN, A; GREENE, J. </w:t>
            </w:r>
            <w:r w:rsidRPr="00A87E9E">
              <w:rPr>
                <w:b/>
                <w:bCs/>
                <w:lang w:val="pt-BR"/>
              </w:rPr>
              <w:t>Use a Cabeça C#</w:t>
            </w:r>
            <w:r w:rsidRPr="00A87E9E">
              <w:rPr>
                <w:lang w:val="pt-BR"/>
              </w:rPr>
              <w:t>. 2. ed. Alta Books, 2010.</w:t>
            </w:r>
          </w:p>
          <w:p w:rsidR="001B2101" w:rsidRPr="00A87E9E" w:rsidRDefault="001B2101" w:rsidP="00042E59">
            <w:pPr>
              <w:jc w:val="both"/>
              <w:rPr>
                <w:lang w:val="pt-BR"/>
              </w:rPr>
            </w:pPr>
            <w:r w:rsidRPr="00A87E9E">
              <w:rPr>
                <w:lang w:val="pt-BR"/>
              </w:rPr>
              <w:t xml:space="preserve">FREEMAN, E;  FREEMAN, E. </w:t>
            </w:r>
            <w:r w:rsidRPr="00A87E9E">
              <w:rPr>
                <w:b/>
                <w:bCs/>
                <w:lang w:val="pt-BR"/>
              </w:rPr>
              <w:t xml:space="preserve">Use a Cabeça HTML com CSS e XHTML. </w:t>
            </w:r>
            <w:r w:rsidRPr="00A87E9E">
              <w:rPr>
                <w:lang w:val="pt-BR"/>
              </w:rPr>
              <w:t>2. ed. Alta Books, 2008.</w:t>
            </w:r>
          </w:p>
          <w:p w:rsidR="001B2101" w:rsidRPr="00A87E9E" w:rsidRDefault="001B2101" w:rsidP="00042E59">
            <w:pPr>
              <w:jc w:val="both"/>
              <w:rPr>
                <w:lang w:val="pt-BR"/>
              </w:rPr>
            </w:pPr>
            <w:r w:rsidRPr="00A87E9E">
              <w:rPr>
                <w:lang w:val="pt-BR"/>
              </w:rPr>
              <w:t xml:space="preserve">BASHAM, B; SIERRA &amp; BER, K. </w:t>
            </w:r>
            <w:r w:rsidRPr="00A87E9E">
              <w:rPr>
                <w:b/>
                <w:bCs/>
                <w:lang w:val="pt-BR"/>
              </w:rPr>
              <w:t>Use a Cabeça! Servlets &amp; JSP</w:t>
            </w:r>
            <w:r w:rsidRPr="00A87E9E">
              <w:rPr>
                <w:lang w:val="pt-BR"/>
              </w:rPr>
              <w:t>. 2. ed. Alta Books, 2008.</w:t>
            </w:r>
          </w:p>
          <w:p w:rsidR="001B2101" w:rsidRPr="00A87E9E" w:rsidRDefault="001B2101" w:rsidP="00042E59">
            <w:pPr>
              <w:jc w:val="both"/>
              <w:rPr>
                <w:lang w:val="pt-BR"/>
              </w:rPr>
            </w:pPr>
            <w:r w:rsidRPr="00A87E9E">
              <w:rPr>
                <w:lang w:val="pt-BR"/>
              </w:rPr>
              <w:t xml:space="preserve">BEIGHLEY, L; MORRISON, M. </w:t>
            </w:r>
            <w:r w:rsidRPr="00A87E9E">
              <w:rPr>
                <w:b/>
                <w:bCs/>
                <w:lang w:val="pt-BR"/>
              </w:rPr>
              <w:t>Use a Cabeça! PHP &amp; MySQL</w:t>
            </w:r>
            <w:r w:rsidRPr="00A87E9E">
              <w:rPr>
                <w:lang w:val="pt-BR"/>
              </w:rPr>
              <w:t>. Alta Books, 2010.</w:t>
            </w:r>
          </w:p>
          <w:p w:rsidR="001B2101" w:rsidRPr="00A87E9E" w:rsidRDefault="001B2101" w:rsidP="00042E59">
            <w:pPr>
              <w:jc w:val="both"/>
              <w:rPr>
                <w:color w:val="00B050"/>
                <w:lang w:val="pt-BR"/>
              </w:rPr>
            </w:pPr>
            <w:r w:rsidRPr="00A87E9E">
              <w:rPr>
                <w:lang w:val="pt-BR"/>
              </w:rPr>
              <w:t xml:space="preserve">MORRISON, M. </w:t>
            </w:r>
            <w:r w:rsidRPr="00A87E9E">
              <w:rPr>
                <w:b/>
                <w:bCs/>
                <w:lang w:val="pt-BR"/>
              </w:rPr>
              <w:t>Use a Cabeça JavaScript</w:t>
            </w:r>
            <w:r w:rsidRPr="00A87E9E">
              <w:rPr>
                <w:lang w:val="pt-BR"/>
              </w:rPr>
              <w:t>. Alta Books, 2008.</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eastAsia="pt-BR" w:bidi="ar-SA"/>
              </w:rPr>
              <w:t>Prática como componente curricular VI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jc w:val="both"/>
              <w:rPr>
                <w:szCs w:val="22"/>
                <w:lang w:val="pt-BR"/>
              </w:rPr>
            </w:pPr>
            <w:r w:rsidRPr="00A87E9E">
              <w:rPr>
                <w:szCs w:val="22"/>
                <w:lang w:val="pt-BR"/>
              </w:rPr>
              <w:t>Experiências práticas com softwares educacionais, simulações, experiências de gestão, organização de planos pedagógicos, capacitação de docentes entre outras várias modalidades tendo como foco os sistemas operacionais.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widowControl/>
              <w:suppressAutoHyphens w:val="0"/>
              <w:autoSpaceDE w:val="0"/>
              <w:adjustRightInd w:val="0"/>
              <w:jc w:val="both"/>
              <w:textAlignment w:val="auto"/>
              <w:rPr>
                <w:szCs w:val="20"/>
                <w:lang w:val="pt-BR"/>
              </w:rPr>
            </w:pPr>
            <w:r w:rsidRPr="00A87E9E">
              <w:rPr>
                <w:szCs w:val="20"/>
                <w:lang w:val="pt-BR"/>
              </w:rPr>
              <w:t xml:space="preserve">MORIN, E. </w:t>
            </w:r>
            <w:r w:rsidRPr="00A87E9E">
              <w:rPr>
                <w:b/>
                <w:bCs/>
                <w:szCs w:val="20"/>
                <w:lang w:val="pt-BR"/>
              </w:rPr>
              <w:t>Sete saberes para a educação do futuro.</w:t>
            </w:r>
            <w:r w:rsidRPr="00A87E9E">
              <w:rPr>
                <w:szCs w:val="20"/>
                <w:lang w:val="pt-BR"/>
              </w:rPr>
              <w:t xml:space="preserve"> São Paulo: Instituto Piaget, 2010.</w:t>
            </w:r>
          </w:p>
          <w:p w:rsidR="001B2101" w:rsidRPr="00A87E9E" w:rsidRDefault="001B2101" w:rsidP="00042E59">
            <w:pPr>
              <w:pStyle w:val="NormalWeb"/>
              <w:spacing w:before="0" w:after="0"/>
              <w:jc w:val="both"/>
              <w:rPr>
                <w:lang w:val="pt-BR"/>
              </w:rPr>
            </w:pPr>
            <w:r w:rsidRPr="00A87E9E">
              <w:rPr>
                <w:rFonts w:cs="Times New Roman"/>
                <w:lang w:val="pt-BR"/>
              </w:rPr>
              <w:t xml:space="preserve">TANENBAUM, A. S. </w:t>
            </w:r>
            <w:r w:rsidRPr="00A87E9E">
              <w:rPr>
                <w:rFonts w:cs="Times New Roman"/>
                <w:b/>
                <w:lang w:val="pt-BR"/>
              </w:rPr>
              <w:t>Sistemas Operacionais Modernos</w:t>
            </w:r>
            <w:r w:rsidRPr="00A87E9E">
              <w:rPr>
                <w:rFonts w:cs="Times New Roman"/>
                <w:lang w:val="pt-BR"/>
              </w:rPr>
              <w:t>. 3. ed. São Paulo: Pearson, 2009.</w:t>
            </w:r>
          </w:p>
          <w:p w:rsidR="001B2101" w:rsidRPr="00A87E9E" w:rsidRDefault="001B2101" w:rsidP="00042E59">
            <w:pPr>
              <w:widowControl/>
              <w:suppressAutoHyphens w:val="0"/>
              <w:autoSpaceDE w:val="0"/>
              <w:adjustRightInd w:val="0"/>
              <w:jc w:val="both"/>
              <w:textAlignment w:val="auto"/>
              <w:rPr>
                <w:rFonts w:cs="Times New Roman"/>
                <w:color w:val="000000"/>
                <w:kern w:val="0"/>
                <w:szCs w:val="22"/>
                <w:lang w:val="pt-BR" w:eastAsia="pt-BR" w:bidi="ar-SA"/>
              </w:rPr>
            </w:pPr>
            <w:r w:rsidRPr="00A87E9E">
              <w:rPr>
                <w:rFonts w:cs="Times New Roman"/>
                <w:lang w:val="pt-BR"/>
              </w:rPr>
              <w:t>STUART, B. L.</w:t>
            </w:r>
            <w:r w:rsidRPr="00A87E9E">
              <w:rPr>
                <w:rFonts w:cs="Times New Roman"/>
                <w:bCs/>
                <w:lang w:val="pt-BR"/>
              </w:rPr>
              <w:t xml:space="preserve"> </w:t>
            </w:r>
            <w:r w:rsidRPr="00A87E9E">
              <w:rPr>
                <w:rFonts w:cs="Times New Roman"/>
                <w:b/>
                <w:bCs/>
                <w:lang w:val="pt-BR"/>
              </w:rPr>
              <w:t>Princípios de Sistemas Operacionais: projetos  e aplicações</w:t>
            </w:r>
            <w:r w:rsidRPr="00A87E9E">
              <w:rPr>
                <w:rFonts w:cs="Times New Roman"/>
                <w:bCs/>
                <w:lang w:val="pt-BR"/>
              </w:rPr>
              <w:t>. São Paulo: Cencage, 2011.</w:t>
            </w:r>
          </w:p>
        </w:tc>
      </w:tr>
    </w:tbl>
    <w:p w:rsidR="001B2101" w:rsidRPr="00A87E9E" w:rsidRDefault="001B2101" w:rsidP="001B2101"/>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LÉVY, P. </w:t>
            </w:r>
            <w:r w:rsidRPr="00A87E9E">
              <w:rPr>
                <w:rFonts w:cs="Times New Roman"/>
                <w:b/>
                <w:color w:val="000000"/>
                <w:kern w:val="0"/>
                <w:lang w:val="pt-BR" w:eastAsia="pt-BR" w:bidi="ar-SA"/>
              </w:rPr>
              <w:t xml:space="preserve">Tecnologias da inteligência. </w:t>
            </w:r>
            <w:r w:rsidRPr="00A87E9E">
              <w:rPr>
                <w:rFonts w:cs="Times New Roman"/>
                <w:color w:val="000000"/>
                <w:kern w:val="0"/>
                <w:lang w:val="pt-BR" w:eastAsia="pt-BR" w:bidi="ar-SA"/>
              </w:rPr>
              <w:t>2. ed. São Paulo: Editora 34, 2010.</w:t>
            </w:r>
          </w:p>
          <w:p w:rsidR="001B2101" w:rsidRPr="00A87E9E" w:rsidRDefault="001B2101" w:rsidP="00042E59">
            <w:pPr>
              <w:widowControl/>
              <w:suppressAutoHyphens w:val="0"/>
              <w:autoSpaceDE w:val="0"/>
              <w:adjustRightInd w:val="0"/>
              <w:jc w:val="both"/>
              <w:textAlignment w:val="auto"/>
              <w:rPr>
                <w:rFonts w:cs="Times New Roman"/>
                <w:szCs w:val="20"/>
                <w:lang w:val="pt-BR"/>
              </w:rPr>
            </w:pPr>
            <w:r w:rsidRPr="00A87E9E">
              <w:rPr>
                <w:rFonts w:cs="Times New Roman"/>
                <w:szCs w:val="20"/>
                <w:lang w:val="pt-BR"/>
              </w:rPr>
              <w:t xml:space="preserve">FREIRE, Paulo. </w:t>
            </w:r>
            <w:r w:rsidRPr="00A87E9E">
              <w:rPr>
                <w:rFonts w:cs="Times New Roman"/>
                <w:b/>
                <w:bCs/>
                <w:szCs w:val="20"/>
                <w:lang w:val="pt-BR"/>
              </w:rPr>
              <w:t>Pedagogia da autonomia</w:t>
            </w:r>
            <w:r w:rsidRPr="00A87E9E">
              <w:rPr>
                <w:rFonts w:cs="Times New Roman"/>
                <w:szCs w:val="20"/>
                <w:lang w:val="pt-BR"/>
              </w:rPr>
              <w:t>. Rio de Janeiro: Paz e Terra, 2008.</w:t>
            </w:r>
          </w:p>
          <w:p w:rsidR="001B2101" w:rsidRPr="00A87E9E" w:rsidRDefault="001B2101" w:rsidP="00042E59">
            <w:pPr>
              <w:pStyle w:val="NormalWeb"/>
              <w:spacing w:before="0" w:after="0"/>
              <w:jc w:val="both"/>
              <w:rPr>
                <w:rFonts w:cs="Times New Roman"/>
                <w:lang w:val="pt-BR"/>
              </w:rPr>
            </w:pPr>
            <w:r w:rsidRPr="00A87E9E">
              <w:rPr>
                <w:rFonts w:cs="Times New Roman"/>
                <w:lang w:val="pt-BR"/>
              </w:rPr>
              <w:t xml:space="preserve">MARQUES, J. A; et. all. </w:t>
            </w:r>
            <w:r w:rsidRPr="00A87E9E">
              <w:rPr>
                <w:rFonts w:cs="Times New Roman"/>
                <w:b/>
                <w:lang w:val="pt-BR"/>
              </w:rPr>
              <w:t xml:space="preserve">Sistemas Operacionais. </w:t>
            </w:r>
            <w:r w:rsidRPr="00A87E9E">
              <w:rPr>
                <w:rFonts w:cs="Times New Roman"/>
                <w:lang w:val="pt-BR"/>
              </w:rPr>
              <w:t>Rio de Janeiro: LTC, 2011.</w:t>
            </w:r>
          </w:p>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lang w:val="pt-BR"/>
              </w:rPr>
              <w:t xml:space="preserve">SILBERSCHATZ, A; GALVIN, P; GAGNE, G. </w:t>
            </w:r>
            <w:r w:rsidRPr="00A87E9E">
              <w:rPr>
                <w:rFonts w:cs="Times New Roman"/>
                <w:b/>
                <w:lang w:val="pt-BR"/>
              </w:rPr>
              <w:t>Fundamentos de Sistemas Operacionais</w:t>
            </w:r>
            <w:r w:rsidRPr="00A87E9E">
              <w:rPr>
                <w:rFonts w:cs="Times New Roman"/>
                <w:lang w:val="pt-BR"/>
              </w:rPr>
              <w:t>. 8. ed. Rio de Janeiro: LTC, 2010.</w:t>
            </w:r>
          </w:p>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AYRES, A. T. </w:t>
            </w:r>
            <w:r w:rsidRPr="00A87E9E">
              <w:rPr>
                <w:rFonts w:cs="Times New Roman"/>
                <w:b/>
                <w:bCs/>
                <w:iCs/>
                <w:color w:val="000000"/>
                <w:kern w:val="0"/>
                <w:lang w:val="pt-BR" w:eastAsia="pt-BR" w:bidi="ar-SA"/>
              </w:rPr>
              <w:t>Prática pedagógica competente: ampliando os saberes do professor</w:t>
            </w:r>
            <w:r w:rsidRPr="00A87E9E">
              <w:rPr>
                <w:rFonts w:cs="Times New Roman"/>
                <w:color w:val="000000"/>
                <w:kern w:val="0"/>
                <w:lang w:val="pt-BR" w:eastAsia="pt-BR" w:bidi="ar-SA"/>
              </w:rPr>
              <w:t>. 4. ed. Petrópolis: Vozes, 2008.</w:t>
            </w:r>
          </w:p>
        </w:tc>
      </w:tr>
    </w:tbl>
    <w:p w:rsidR="001B2101" w:rsidRPr="00A87E9E" w:rsidRDefault="001B2101" w:rsidP="001B2101">
      <w:pPr>
        <w:pStyle w:val="Legenda"/>
        <w:rPr>
          <w:b/>
        </w:rPr>
      </w:pPr>
    </w:p>
    <w:p w:rsidR="001B2101" w:rsidRPr="00A87E9E" w:rsidRDefault="001B2101" w:rsidP="001B2101">
      <w:pPr>
        <w:pStyle w:val="Legenda"/>
        <w:rPr>
          <w:b/>
          <w:sz w:val="24"/>
        </w:rPr>
      </w:pPr>
    </w:p>
    <w:p w:rsidR="001B2101" w:rsidRPr="00A87E9E" w:rsidRDefault="001B2101" w:rsidP="00E01E75">
      <w:pPr>
        <w:pStyle w:val="PPCs"/>
        <w:numPr>
          <w:ilvl w:val="1"/>
          <w:numId w:val="10"/>
        </w:numPr>
      </w:pPr>
      <w:bookmarkStart w:id="76" w:name="_Toc388901810"/>
      <w:bookmarkStart w:id="77" w:name="_Toc391299550"/>
      <w:r w:rsidRPr="00A87E9E">
        <w:t>Ementário para o 7º período</w:t>
      </w:r>
      <w:bookmarkEnd w:id="76"/>
      <w:bookmarkEnd w:id="77"/>
    </w:p>
    <w:p w:rsidR="001B2101" w:rsidRPr="00A87E9E" w:rsidRDefault="001B2101" w:rsidP="001B2101">
      <w:pPr>
        <w:pStyle w:val="Legenda"/>
        <w:rPr>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shd w:val="clear" w:color="auto" w:fill="auto"/>
            <w:vAlign w:val="center"/>
          </w:tcPr>
          <w:p w:rsidR="001B2101" w:rsidRPr="00A87E9E" w:rsidRDefault="001B2101" w:rsidP="001B2101">
            <w:pPr>
              <w:pStyle w:val="Subttulo"/>
              <w:rPr>
                <w:b w:val="0"/>
                <w:lang w:val="pt-BR"/>
              </w:rPr>
            </w:pPr>
            <w:r w:rsidRPr="00A87E9E">
              <w:rPr>
                <w:lang w:val="pt-BR"/>
              </w:rPr>
              <w:br w:type="page"/>
            </w:r>
            <w:r w:rsidRPr="00A87E9E">
              <w:rPr>
                <w:lang w:val="pt-BR"/>
              </w:rPr>
              <w:br w:type="page"/>
            </w:r>
            <w:r w:rsidRPr="00A87E9E">
              <w:rPr>
                <w:b w:val="0"/>
                <w:lang w:val="pt-BR"/>
              </w:rPr>
              <w:t>7º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Educação a Distância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BF1A4C" w:rsidRDefault="001B2101" w:rsidP="00042E59">
            <w:pPr>
              <w:pStyle w:val="Corpodetexto"/>
              <w:spacing w:after="0"/>
              <w:jc w:val="both"/>
              <w:rPr>
                <w:szCs w:val="22"/>
                <w:lang w:val="pt-BR" w:eastAsia="pt-BR"/>
              </w:rPr>
            </w:pPr>
            <w:r w:rsidRPr="00BF1A4C">
              <w:rPr>
                <w:szCs w:val="22"/>
                <w:lang w:val="pt-BR" w:eastAsia="pt-BR"/>
              </w:rPr>
              <w:t xml:space="preserve">Educação no Brasil. Caracterização do professor e tendências pedagógicas contemporâneas. </w:t>
            </w:r>
            <w:r w:rsidRPr="00BF1A4C">
              <w:rPr>
                <w:lang w:val="pt-BR" w:eastAsia="pt-BR"/>
              </w:rPr>
              <w:t>A evolução da educação a distância. Tecnologias da in</w:t>
            </w:r>
            <w:r w:rsidRPr="00BF1A4C">
              <w:rPr>
                <w:lang w:val="pt-BR" w:eastAsia="pt-BR"/>
              </w:rPr>
              <w:lastRenderedPageBreak/>
              <w:t>formação e comunicação para educação a distância. Metodologias educacionais em ambientes virtuais de aprendizagem. As funções do professor na educação a distância.  Plataformas para educação a distância. Recursos e critérios de avaliação para educação a distância.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pStyle w:val="Bibliografia"/>
              <w:jc w:val="both"/>
              <w:rPr>
                <w:lang w:val="pt-BR"/>
              </w:rPr>
            </w:pPr>
            <w:r w:rsidRPr="00A87E9E">
              <w:rPr>
                <w:lang w:val="pt-BR"/>
              </w:rPr>
              <w:t xml:space="preserve">LÉVY, P. </w:t>
            </w:r>
            <w:r w:rsidRPr="00A87E9E">
              <w:rPr>
                <w:b/>
                <w:lang w:val="pt-BR"/>
              </w:rPr>
              <w:t xml:space="preserve">Cibercultura. </w:t>
            </w:r>
            <w:r w:rsidRPr="00A87E9E">
              <w:rPr>
                <w:lang w:val="pt-BR"/>
              </w:rPr>
              <w:t>3. ed. São Paulo: Editora 34, 2010.</w:t>
            </w:r>
          </w:p>
          <w:p w:rsidR="001B2101" w:rsidRPr="00A87E9E" w:rsidRDefault="001B2101" w:rsidP="00042E59">
            <w:pPr>
              <w:pStyle w:val="Bibliografia"/>
              <w:jc w:val="both"/>
              <w:rPr>
                <w:lang w:val="pt-BR"/>
              </w:rPr>
            </w:pPr>
            <w:r w:rsidRPr="00A87E9E">
              <w:rPr>
                <w:b/>
                <w:bCs/>
                <w:lang w:val="pt-BR"/>
              </w:rPr>
              <w:t>Educação profissional e a lógica das competências.</w:t>
            </w:r>
            <w:r w:rsidRPr="00A87E9E">
              <w:rPr>
                <w:lang w:val="pt-BR"/>
              </w:rPr>
              <w:t xml:space="preserve"> 2. ed. Petrópolis:Vozes, 2010.</w:t>
            </w:r>
          </w:p>
          <w:p w:rsidR="001B2101" w:rsidRPr="00A87E9E" w:rsidRDefault="001B2101" w:rsidP="00042E59">
            <w:pPr>
              <w:jc w:val="both"/>
              <w:rPr>
                <w:color w:val="339966"/>
                <w:lang w:val="pt-BR"/>
              </w:rPr>
            </w:pPr>
            <w:r w:rsidRPr="00A87E9E">
              <w:rPr>
                <w:lang w:val="pt-BR"/>
              </w:rPr>
              <w:t xml:space="preserve">KENSKI, V. M. </w:t>
            </w:r>
            <w:r w:rsidRPr="00A87E9E">
              <w:rPr>
                <w:b/>
                <w:bCs/>
                <w:lang w:val="pt-BR"/>
              </w:rPr>
              <w:t>Tecnologias e ensino presencial e a distância.</w:t>
            </w:r>
            <w:r w:rsidRPr="00A87E9E">
              <w:rPr>
                <w:lang w:val="pt-BR"/>
              </w:rPr>
              <w:t xml:space="preserve"> 3.ed. Campinas,SP: Papirus, 2006.</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vAlign w:val="bottom"/>
          </w:tcPr>
          <w:p w:rsidR="001B2101" w:rsidRPr="00BF1A4C" w:rsidRDefault="001B2101" w:rsidP="00042E59">
            <w:pPr>
              <w:pStyle w:val="Corpodetexto"/>
              <w:spacing w:after="0"/>
              <w:jc w:val="both"/>
              <w:rPr>
                <w:lang w:val="pt-BR" w:eastAsia="pt-BR"/>
              </w:rPr>
            </w:pPr>
            <w:r w:rsidRPr="00BF1A4C">
              <w:rPr>
                <w:lang w:val="pt-BR" w:eastAsia="pt-BR"/>
              </w:rPr>
              <w:t>MOORE, M.; KEARSLEY, G.</w:t>
            </w:r>
            <w:r w:rsidRPr="00BF1A4C">
              <w:rPr>
                <w:b/>
                <w:bCs/>
                <w:lang w:val="pt-BR" w:eastAsia="pt-BR"/>
              </w:rPr>
              <w:t xml:space="preserve"> Educação a distância: uma visão integrada. </w:t>
            </w:r>
            <w:r w:rsidRPr="00BF1A4C">
              <w:rPr>
                <w:lang w:val="pt-BR" w:eastAsia="pt-BR"/>
              </w:rPr>
              <w:t>São Paulo:</w:t>
            </w:r>
            <w:r w:rsidRPr="00BF1A4C">
              <w:rPr>
                <w:b/>
                <w:bCs/>
                <w:lang w:val="pt-BR" w:eastAsia="pt-BR"/>
              </w:rPr>
              <w:t xml:space="preserve"> </w:t>
            </w:r>
            <w:r w:rsidRPr="00BF1A4C">
              <w:rPr>
                <w:lang w:val="pt-BR" w:eastAsia="pt-BR"/>
              </w:rPr>
              <w:t>Cencage Learning, 2007.</w:t>
            </w:r>
          </w:p>
          <w:p w:rsidR="001B2101" w:rsidRPr="00BF1A4C" w:rsidRDefault="001B2101" w:rsidP="00042E59">
            <w:pPr>
              <w:pStyle w:val="Corpodetexto"/>
              <w:spacing w:after="0"/>
              <w:jc w:val="both"/>
              <w:rPr>
                <w:lang w:val="pt-BR" w:eastAsia="pt-BR"/>
              </w:rPr>
            </w:pPr>
            <w:r w:rsidRPr="00BF1A4C">
              <w:rPr>
                <w:lang w:val="pt-BR" w:eastAsia="pt-BR"/>
              </w:rPr>
              <w:t xml:space="preserve">MATTAR, J. </w:t>
            </w:r>
            <w:r w:rsidRPr="00BF1A4C">
              <w:rPr>
                <w:b/>
                <w:bCs/>
                <w:lang w:val="pt-BR" w:eastAsia="pt-BR"/>
              </w:rPr>
              <w:t>Guia de educação a distância</w:t>
            </w:r>
            <w:r w:rsidRPr="00BF1A4C">
              <w:rPr>
                <w:lang w:val="pt-BR" w:eastAsia="pt-BR"/>
              </w:rPr>
              <w:t>. São Paulo: Cencage, 2011.</w:t>
            </w:r>
          </w:p>
          <w:p w:rsidR="001B2101" w:rsidRPr="00BF1A4C" w:rsidRDefault="001B2101" w:rsidP="00042E59">
            <w:pPr>
              <w:pStyle w:val="Corpodetexto"/>
              <w:spacing w:after="0"/>
              <w:jc w:val="both"/>
              <w:rPr>
                <w:lang w:val="pt-BR" w:eastAsia="pt-BR"/>
              </w:rPr>
            </w:pPr>
            <w:r w:rsidRPr="00BF1A4C">
              <w:rPr>
                <w:lang w:val="pt-BR" w:eastAsia="pt-BR"/>
              </w:rPr>
              <w:t xml:space="preserve">MATTAR, J. </w:t>
            </w:r>
            <w:r w:rsidRPr="00BF1A4C">
              <w:rPr>
                <w:b/>
                <w:bCs/>
                <w:lang w:val="pt-BR" w:eastAsia="pt-BR"/>
              </w:rPr>
              <w:t>Tutoria e interação em educação a distância.</w:t>
            </w:r>
            <w:r w:rsidRPr="00BF1A4C">
              <w:rPr>
                <w:lang w:val="pt-BR" w:eastAsia="pt-BR"/>
              </w:rPr>
              <w:t xml:space="preserve"> São Paulo: Cencage Learning, 2012.</w:t>
            </w:r>
          </w:p>
          <w:p w:rsidR="001B2101" w:rsidRPr="00BF1A4C" w:rsidRDefault="001B2101" w:rsidP="00042E59">
            <w:pPr>
              <w:pStyle w:val="Corpodetexto"/>
              <w:spacing w:after="0"/>
              <w:jc w:val="both"/>
              <w:rPr>
                <w:lang w:val="pt-BR" w:eastAsia="pt-BR"/>
              </w:rPr>
            </w:pPr>
            <w:r w:rsidRPr="00BF1A4C">
              <w:rPr>
                <w:lang w:val="pt-BR" w:eastAsia="pt-BR"/>
              </w:rPr>
              <w:t xml:space="preserve">FORMIGA, M.; LITTO, F. M. </w:t>
            </w:r>
            <w:r w:rsidRPr="00BF1A4C">
              <w:rPr>
                <w:b/>
                <w:bCs/>
                <w:lang w:val="pt-BR" w:eastAsia="pt-BR"/>
              </w:rPr>
              <w:t xml:space="preserve">Educação a distância: o estado da arte. </w:t>
            </w:r>
            <w:r w:rsidRPr="00BF1A4C">
              <w:rPr>
                <w:lang w:val="pt-BR" w:eastAsia="pt-BR"/>
              </w:rPr>
              <w:t>Volume 2. São Paulo: Pearson Prentice Hall, 2012.</w:t>
            </w:r>
          </w:p>
          <w:p w:rsidR="001B2101" w:rsidRPr="00BF1A4C" w:rsidRDefault="001B2101" w:rsidP="00042E59">
            <w:pPr>
              <w:pStyle w:val="Corpodetexto"/>
              <w:spacing w:after="0"/>
              <w:jc w:val="both"/>
              <w:rPr>
                <w:lang w:val="pt-BR" w:eastAsia="pt-BR"/>
              </w:rPr>
            </w:pPr>
            <w:r w:rsidRPr="00BF1A4C">
              <w:rPr>
                <w:lang w:val="pt-BR" w:eastAsia="pt-BR"/>
              </w:rPr>
              <w:t xml:space="preserve">BEHAR, P. A; et. All. </w:t>
            </w:r>
            <w:r w:rsidRPr="00BF1A4C">
              <w:rPr>
                <w:b/>
                <w:bCs/>
                <w:lang w:val="pt-BR" w:eastAsia="pt-BR"/>
              </w:rPr>
              <w:t>Modelos pedagógicos em educação a distância.</w:t>
            </w:r>
            <w:r w:rsidRPr="00BF1A4C">
              <w:rPr>
                <w:lang w:val="pt-BR" w:eastAsia="pt-BR"/>
              </w:rPr>
              <w:t xml:space="preserve"> Artmed,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 xml:space="preserve">Libras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BF1A4C" w:rsidRDefault="001B2101" w:rsidP="00042E59">
            <w:pPr>
              <w:pStyle w:val="Corpodetexto"/>
              <w:spacing w:after="0"/>
              <w:jc w:val="both"/>
              <w:rPr>
                <w:lang w:val="pt-BR" w:eastAsia="pt-BR"/>
              </w:rPr>
            </w:pPr>
            <w:r w:rsidRPr="00BF1A4C">
              <w:rPr>
                <w:lang w:val="pt-BR" w:eastAsia="pt-BR"/>
              </w:rPr>
              <w:t>Ações para a inclusão das pessoas surdas e para o ensino e divulgação de Libras, por meio da utilização de tecnologias de informação e comunicação. Currículo e programa em educação especial. Análise de software para alunos com necessidades especiais. Libras. Metodologia do ensino e avaliação.</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BF1A4C" w:rsidRDefault="001B2101" w:rsidP="00042E59">
            <w:pPr>
              <w:pStyle w:val="Corpodetexto"/>
              <w:spacing w:after="0"/>
              <w:jc w:val="both"/>
              <w:rPr>
                <w:lang w:val="pt-BR" w:eastAsia="pt-BR"/>
              </w:rPr>
            </w:pPr>
            <w:r w:rsidRPr="00BF1A4C">
              <w:rPr>
                <w:lang w:val="pt-BR" w:eastAsia="pt-BR"/>
              </w:rPr>
              <w:t xml:space="preserve">GESSER, Audrei. </w:t>
            </w:r>
            <w:r w:rsidRPr="00BF1A4C">
              <w:rPr>
                <w:b/>
                <w:lang w:val="pt-BR" w:eastAsia="pt-BR"/>
              </w:rPr>
              <w:t>Libras? Que língua é essa? Crenças e preconceitos em torno da língua de sinais e da realidade</w:t>
            </w:r>
            <w:r w:rsidRPr="00BF1A4C">
              <w:rPr>
                <w:lang w:val="pt-BR" w:eastAsia="pt-BR"/>
              </w:rPr>
              <w:t>. São Paulo: Parábola Editorial, 2009.</w:t>
            </w:r>
          </w:p>
          <w:p w:rsidR="001B2101" w:rsidRPr="00BF1A4C" w:rsidRDefault="001B2101" w:rsidP="00042E59">
            <w:pPr>
              <w:pStyle w:val="Corpodetexto"/>
              <w:spacing w:after="0"/>
              <w:jc w:val="both"/>
              <w:rPr>
                <w:lang w:val="pt-BR" w:eastAsia="pt-BR"/>
              </w:rPr>
            </w:pPr>
            <w:r w:rsidRPr="00BF1A4C">
              <w:rPr>
                <w:lang w:val="pt-BR" w:eastAsia="pt-BR"/>
              </w:rPr>
              <w:t xml:space="preserve">LACERDA, C. B. F. </w:t>
            </w:r>
            <w:r w:rsidRPr="00BF1A4C">
              <w:rPr>
                <w:b/>
                <w:lang w:val="pt-BR" w:eastAsia="pt-BR"/>
              </w:rPr>
              <w:t>Intérprete de libras em atuação na educação infantil e no ensino fundamental</w:t>
            </w:r>
            <w:r w:rsidRPr="00BF1A4C">
              <w:rPr>
                <w:lang w:val="pt-BR" w:eastAsia="pt-BR"/>
              </w:rPr>
              <w:t>. Porto Alegre: Mediação, 2009.</w:t>
            </w:r>
          </w:p>
          <w:p w:rsidR="001B2101" w:rsidRPr="00BF1A4C" w:rsidRDefault="001B2101" w:rsidP="00042E59">
            <w:pPr>
              <w:pStyle w:val="Corpodetexto"/>
              <w:spacing w:after="0"/>
              <w:jc w:val="both"/>
              <w:rPr>
                <w:lang w:val="pt-BR" w:eastAsia="pt-BR"/>
              </w:rPr>
            </w:pPr>
            <w:r w:rsidRPr="00BF1A4C">
              <w:rPr>
                <w:lang w:val="pt-BR" w:eastAsia="pt-BR"/>
              </w:rPr>
              <w:t xml:space="preserve">FALCÃO, L. A. B. </w:t>
            </w:r>
            <w:r w:rsidRPr="00BF1A4C">
              <w:rPr>
                <w:b/>
                <w:lang w:val="pt-BR" w:eastAsia="pt-BR"/>
              </w:rPr>
              <w:t xml:space="preserve">Surdez cognição visual e libras: estabelecendo novos diálogos. </w:t>
            </w:r>
            <w:r w:rsidRPr="00BF1A4C">
              <w:rPr>
                <w:lang w:val="pt-BR" w:eastAsia="pt-BR"/>
              </w:rPr>
              <w:t>2. ed. Recife,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widowControl/>
              <w:suppressAutoHyphens w:val="0"/>
              <w:autoSpaceDE w:val="0"/>
              <w:adjustRightInd w:val="0"/>
              <w:jc w:val="both"/>
              <w:textAlignment w:val="auto"/>
              <w:rPr>
                <w:lang w:val="pt-BR"/>
              </w:rPr>
            </w:pPr>
            <w:r w:rsidRPr="00A87E9E">
              <w:rPr>
                <w:lang w:val="pt-BR"/>
              </w:rPr>
              <w:t>HONORA, M; FRIZANCO, M.  L. E</w:t>
            </w:r>
            <w:r w:rsidRPr="00A87E9E">
              <w:rPr>
                <w:rFonts w:cs="Times New Roman"/>
                <w:kern w:val="0"/>
                <w:lang w:val="pt-BR" w:eastAsia="pt-BR" w:bidi="ar-SA"/>
              </w:rPr>
              <w:t xml:space="preserve">. </w:t>
            </w:r>
            <w:r w:rsidRPr="00A87E9E">
              <w:rPr>
                <w:b/>
                <w:lang w:val="pt-BR"/>
              </w:rPr>
              <w:t>Livro ilustrado de língua brasileira de sinais : desvendando a comunicação usada pelas pessoas com surdez.</w:t>
            </w:r>
            <w:r w:rsidRPr="00A87E9E">
              <w:rPr>
                <w:lang w:val="pt-BR"/>
              </w:rPr>
              <w:t xml:space="preserve"> São Paulo, Ciranda Cultural, 2009.</w:t>
            </w:r>
          </w:p>
          <w:p w:rsidR="001B2101" w:rsidRPr="00A87E9E" w:rsidRDefault="001B2101" w:rsidP="00042E59">
            <w:pPr>
              <w:widowControl/>
              <w:suppressAutoHyphens w:val="0"/>
              <w:autoSpaceDE w:val="0"/>
              <w:adjustRightInd w:val="0"/>
              <w:jc w:val="both"/>
              <w:textAlignment w:val="auto"/>
              <w:rPr>
                <w:lang w:val="pt-BR"/>
              </w:rPr>
            </w:pPr>
            <w:r w:rsidRPr="00A87E9E">
              <w:rPr>
                <w:rFonts w:eastAsia="Times New Roman" w:cs="Times New Roman"/>
                <w:kern w:val="0"/>
                <w:lang w:val="pt-BR" w:eastAsia="pt-BR" w:bidi="ar-SA"/>
              </w:rPr>
              <w:t xml:space="preserve">LODI, A.C B.; </w:t>
            </w:r>
            <w:r w:rsidRPr="00A87E9E">
              <w:rPr>
                <w:lang w:val="pt-BR"/>
              </w:rPr>
              <w:t xml:space="preserve">LACERDA, C. B. F. </w:t>
            </w:r>
            <w:r w:rsidRPr="00A87E9E">
              <w:rPr>
                <w:b/>
                <w:lang w:val="pt-BR"/>
              </w:rPr>
              <w:t>Uma escola duas línguas. Letramento em língua portuguesa e língua de sinais nas etapas iniciais de escolarização</w:t>
            </w:r>
            <w:r w:rsidRPr="00A87E9E">
              <w:rPr>
                <w:lang w:val="pt-BR"/>
              </w:rPr>
              <w:t>. Porto Alegre: Mediação, 2009.</w:t>
            </w:r>
          </w:p>
          <w:p w:rsidR="001B2101" w:rsidRPr="00A87E9E" w:rsidRDefault="001B2101" w:rsidP="00042E59">
            <w:pPr>
              <w:widowControl/>
              <w:suppressAutoHyphens w:val="0"/>
              <w:autoSpaceDE w:val="0"/>
              <w:adjustRightInd w:val="0"/>
              <w:jc w:val="both"/>
              <w:textAlignment w:val="auto"/>
              <w:rPr>
                <w:lang w:val="pt-BR"/>
              </w:rPr>
            </w:pPr>
            <w:r w:rsidRPr="00A87E9E">
              <w:rPr>
                <w:lang w:val="pt-BR"/>
              </w:rPr>
              <w:t xml:space="preserve">BIANCHETTI, L. ; FREIRE, I. M. </w:t>
            </w:r>
            <w:r w:rsidRPr="00A87E9E">
              <w:rPr>
                <w:b/>
                <w:lang w:val="pt-BR"/>
              </w:rPr>
              <w:t>Um olhar sobre a diferença : interação, trabalho e cidadania.</w:t>
            </w:r>
            <w:r w:rsidRPr="00A87E9E">
              <w:rPr>
                <w:lang w:val="pt-BR"/>
              </w:rPr>
              <w:t xml:space="preserve"> Campinas: Papirus, 1998.</w:t>
            </w:r>
          </w:p>
          <w:p w:rsidR="001B2101" w:rsidRPr="00BF1A4C" w:rsidRDefault="001B2101" w:rsidP="00042E59">
            <w:pPr>
              <w:pStyle w:val="Corpodetexto"/>
              <w:spacing w:after="0"/>
              <w:jc w:val="both"/>
              <w:rPr>
                <w:lang w:val="pt-BR" w:eastAsia="pt-BR"/>
              </w:rPr>
            </w:pPr>
            <w:r w:rsidRPr="00BF1A4C">
              <w:rPr>
                <w:lang w:val="pt-BR" w:eastAsia="pt-BR"/>
              </w:rPr>
              <w:t>LACERDA, C. B. F.</w:t>
            </w:r>
            <w:r w:rsidRPr="00BF1A4C">
              <w:rPr>
                <w:b/>
                <w:bCs/>
                <w:lang w:val="pt-BR" w:eastAsia="pt-BR"/>
              </w:rPr>
              <w:t>Uma escola duas línguas</w:t>
            </w:r>
            <w:r w:rsidRPr="00BF1A4C">
              <w:rPr>
                <w:lang w:val="pt-BR" w:eastAsia="pt-BR"/>
              </w:rPr>
              <w:t>. Porto Alegre: Mediação, 2009.</w:t>
            </w:r>
          </w:p>
        </w:tc>
      </w:tr>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vAlign w:val="bottom"/>
          </w:tcPr>
          <w:p w:rsidR="001B2101" w:rsidRPr="00A87E9E" w:rsidRDefault="001B2101" w:rsidP="00042E59">
            <w:pPr>
              <w:rPr>
                <w:rFonts w:cs="Times New Roman"/>
                <w:b/>
                <w:lang w:val="pt-BR"/>
              </w:rPr>
            </w:pPr>
            <w:r w:rsidRPr="00A87E9E">
              <w:rPr>
                <w:rFonts w:cs="Times New Roman"/>
                <w:b/>
                <w:lang w:val="pt-BR"/>
              </w:rPr>
              <w:t>Sociologia da Educação II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vAlign w:val="bottom"/>
          </w:tcPr>
          <w:p w:rsidR="001B2101" w:rsidRPr="00A87E9E" w:rsidRDefault="001B2101" w:rsidP="00042E59">
            <w:pPr>
              <w:jc w:val="both"/>
              <w:rPr>
                <w:lang w:val="pt-BR"/>
              </w:rPr>
            </w:pPr>
            <w:r w:rsidRPr="00A87E9E">
              <w:rPr>
                <w:lang w:val="pt-BR"/>
              </w:rPr>
              <w:t>A disciplina apresenta e discute a contribuição da Sociologia da Educação no debate contemporâneo sobre teorias sociais e a educação. Localiza-se este debate no campo das instituições escolares e não-escolares. Destaca-se o papel da educação e do educador (a) em abordagens teóricas críticas que consideram as classes sociais, a história, os conflitos e a cultura.  Destacam-se: a análise e o debate sobre educação no contexto da Teoria Crítica; a abordagem marxista e as teorias sobre educação e hegemonia. Escola de Frankfurt.</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lastRenderedPageBreak/>
              <w:t xml:space="preserve">Bibliografia </w:t>
            </w:r>
          </w:p>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 xml:space="preserve"> Básica</w:t>
            </w:r>
          </w:p>
        </w:tc>
        <w:tc>
          <w:tcPr>
            <w:tcW w:w="7512" w:type="dxa"/>
            <w:tcBorders>
              <w:bottom w:val="single" w:sz="4" w:space="0" w:color="auto"/>
            </w:tcBorders>
            <w:vAlign w:val="bottom"/>
          </w:tcPr>
          <w:p w:rsidR="001B2101" w:rsidRPr="00A87E9E" w:rsidRDefault="001B2101" w:rsidP="00042E59">
            <w:pPr>
              <w:jc w:val="both"/>
              <w:rPr>
                <w:lang w:val="pt-BR"/>
              </w:rPr>
            </w:pPr>
            <w:r w:rsidRPr="00A87E9E">
              <w:rPr>
                <w:lang w:val="pt-BR"/>
              </w:rPr>
              <w:t xml:space="preserve">QUINTANEIRO, T. </w:t>
            </w:r>
            <w:r w:rsidRPr="00A87E9E">
              <w:rPr>
                <w:b/>
                <w:lang w:val="pt-BR"/>
              </w:rPr>
              <w:t>Um toque de clássicos: Durkheim, Marx e Weber</w:t>
            </w:r>
            <w:r w:rsidRPr="00A87E9E">
              <w:rPr>
                <w:lang w:val="pt-BR"/>
              </w:rPr>
              <w:t>. 2 ed. Belo Horizonte: UFMG, 2002.</w:t>
            </w:r>
          </w:p>
          <w:p w:rsidR="001B2101" w:rsidRPr="00A87E9E" w:rsidRDefault="001B2101" w:rsidP="00042E59">
            <w:pPr>
              <w:jc w:val="both"/>
              <w:rPr>
                <w:lang w:val="pt-BR"/>
              </w:rPr>
            </w:pPr>
            <w:r w:rsidRPr="00A87E9E">
              <w:rPr>
                <w:lang w:val="pt-BR"/>
              </w:rPr>
              <w:t xml:space="preserve">DURKHEIM, E. </w:t>
            </w:r>
            <w:r w:rsidRPr="00A87E9E">
              <w:rPr>
                <w:b/>
                <w:bCs/>
                <w:lang w:val="pt-BR"/>
              </w:rPr>
              <w:t>Educação e sociologia</w:t>
            </w:r>
            <w:r w:rsidRPr="00A87E9E">
              <w:rPr>
                <w:lang w:val="pt-BR"/>
              </w:rPr>
              <w:t>. Vozes, 2011.</w:t>
            </w:r>
          </w:p>
          <w:p w:rsidR="001B2101" w:rsidRPr="00A87E9E" w:rsidRDefault="001B2101" w:rsidP="00042E59">
            <w:pPr>
              <w:jc w:val="both"/>
              <w:rPr>
                <w:lang w:val="pt-BR"/>
              </w:rPr>
            </w:pPr>
            <w:r w:rsidRPr="00A87E9E">
              <w:rPr>
                <w:lang w:val="pt-BR"/>
              </w:rPr>
              <w:t xml:space="preserve">WEBER, M. </w:t>
            </w:r>
            <w:r w:rsidRPr="00A87E9E">
              <w:rPr>
                <w:b/>
                <w:bCs/>
                <w:lang w:val="pt-BR"/>
              </w:rPr>
              <w:t>A ética protestante e o espírito do capitalismo</w:t>
            </w:r>
            <w:r w:rsidRPr="00A87E9E">
              <w:rPr>
                <w:lang w:val="pt-BR"/>
              </w:rPr>
              <w:t>. Martin Claret, 2001.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color w:val="000000"/>
                <w:lang w:val="pt-BR" w:eastAsia="pt-BR" w:bidi="ar-SA"/>
              </w:rPr>
            </w:pPr>
            <w:r w:rsidRPr="00A87E9E">
              <w:rPr>
                <w:rFonts w:cs="Times New Roman"/>
                <w:color w:val="000000"/>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spacing w:line="300" w:lineRule="atLeast"/>
              <w:jc w:val="both"/>
              <w:rPr>
                <w:color w:val="000000"/>
                <w:spacing w:val="2"/>
                <w:shd w:val="clear" w:color="auto" w:fill="F9F9F9"/>
                <w:lang w:val="pt-BR"/>
              </w:rPr>
            </w:pPr>
            <w:r w:rsidRPr="00A87E9E">
              <w:rPr>
                <w:color w:val="000000"/>
                <w:spacing w:val="2"/>
                <w:shd w:val="clear" w:color="auto" w:fill="F9F9F9"/>
                <w:lang w:val="pt-BR"/>
              </w:rPr>
              <w:t>GOHN, Maria da Glória.</w:t>
            </w:r>
            <w:r w:rsidRPr="00A87E9E">
              <w:rPr>
                <w:rStyle w:val="apple-converted-space"/>
                <w:color w:val="000000"/>
                <w:spacing w:val="2"/>
                <w:shd w:val="clear" w:color="auto" w:fill="F9F9F9"/>
                <w:lang w:val="pt-BR"/>
              </w:rPr>
              <w:t> </w:t>
            </w:r>
            <w:r w:rsidRPr="00A87E9E">
              <w:rPr>
                <w:rStyle w:val="Forte"/>
                <w:color w:val="000000"/>
                <w:spacing w:val="2"/>
                <w:shd w:val="clear" w:color="auto" w:fill="F9F9F9"/>
                <w:lang w:val="pt-BR"/>
              </w:rPr>
              <w:t>Movimentos Sociais e Educação.</w:t>
            </w:r>
            <w:r w:rsidRPr="00A87E9E">
              <w:rPr>
                <w:rStyle w:val="apple-converted-space"/>
                <w:color w:val="000000"/>
                <w:spacing w:val="2"/>
                <w:shd w:val="clear" w:color="auto" w:fill="F9F9F9"/>
                <w:lang w:val="pt-BR"/>
              </w:rPr>
              <w:t> </w:t>
            </w:r>
            <w:r w:rsidRPr="00A87E9E">
              <w:rPr>
                <w:color w:val="000000"/>
                <w:spacing w:val="2"/>
                <w:shd w:val="clear" w:color="auto" w:fill="F9F9F9"/>
                <w:lang w:val="pt-BR"/>
              </w:rPr>
              <w:t xml:space="preserve">7. ed. São Paulo-SP: Cortez, 2009. </w:t>
            </w:r>
          </w:p>
          <w:p w:rsidR="001B2101" w:rsidRPr="00A87E9E" w:rsidRDefault="001B2101" w:rsidP="00042E59">
            <w:pPr>
              <w:jc w:val="both"/>
              <w:rPr>
                <w:color w:val="000000"/>
                <w:spacing w:val="2"/>
                <w:shd w:val="clear" w:color="auto" w:fill="F9F9F9"/>
                <w:lang w:val="pt-BR"/>
              </w:rPr>
            </w:pPr>
            <w:r w:rsidRPr="00A87E9E">
              <w:rPr>
                <w:color w:val="000000"/>
                <w:spacing w:val="2"/>
                <w:shd w:val="clear" w:color="auto" w:fill="F9F9F9"/>
                <w:lang w:val="pt-BR"/>
              </w:rPr>
              <w:t>MEKSENAS, Paulo.</w:t>
            </w:r>
            <w:r w:rsidRPr="00A87E9E">
              <w:rPr>
                <w:rStyle w:val="apple-converted-space"/>
                <w:color w:val="000000"/>
                <w:spacing w:val="2"/>
                <w:shd w:val="clear" w:color="auto" w:fill="F9F9F9"/>
                <w:lang w:val="pt-BR"/>
              </w:rPr>
              <w:t> </w:t>
            </w:r>
            <w:r w:rsidRPr="00A87E9E">
              <w:rPr>
                <w:rStyle w:val="Forte"/>
                <w:color w:val="000000"/>
                <w:spacing w:val="2"/>
                <w:shd w:val="clear" w:color="auto" w:fill="F9F9F9"/>
                <w:lang w:val="pt-BR"/>
              </w:rPr>
              <w:t>Sociologia da Educação: Introdução ao estudo da escola no processo de transformação social.</w:t>
            </w:r>
            <w:r w:rsidRPr="00A87E9E">
              <w:rPr>
                <w:rStyle w:val="apple-converted-space"/>
                <w:color w:val="000000"/>
                <w:spacing w:val="2"/>
                <w:shd w:val="clear" w:color="auto" w:fill="F9F9F9"/>
                <w:lang w:val="pt-BR"/>
              </w:rPr>
              <w:t> </w:t>
            </w:r>
            <w:r w:rsidRPr="00A87E9E">
              <w:rPr>
                <w:color w:val="000000"/>
                <w:spacing w:val="2"/>
                <w:shd w:val="clear" w:color="auto" w:fill="F9F9F9"/>
                <w:lang w:val="pt-BR"/>
              </w:rPr>
              <w:t>14. ed. São Paulo: Loyola, 2010.</w:t>
            </w:r>
          </w:p>
          <w:p w:rsidR="001B2101" w:rsidRPr="00A87E9E" w:rsidRDefault="001B2101" w:rsidP="00042E59">
            <w:pPr>
              <w:spacing w:line="300" w:lineRule="atLeast"/>
              <w:jc w:val="both"/>
              <w:rPr>
                <w:color w:val="000000"/>
                <w:spacing w:val="2"/>
                <w:shd w:val="clear" w:color="auto" w:fill="F9F9F9"/>
                <w:lang w:val="pt-BR"/>
              </w:rPr>
            </w:pPr>
            <w:r w:rsidRPr="00A87E9E">
              <w:rPr>
                <w:color w:val="000000"/>
                <w:spacing w:val="2"/>
                <w:shd w:val="clear" w:color="auto" w:fill="F9F9F9"/>
                <w:lang w:val="pt-BR"/>
              </w:rPr>
              <w:t>DEMO, Pedro.</w:t>
            </w:r>
            <w:r w:rsidRPr="00A87E9E">
              <w:rPr>
                <w:rStyle w:val="apple-converted-space"/>
                <w:color w:val="000000"/>
                <w:spacing w:val="2"/>
                <w:shd w:val="clear" w:color="auto" w:fill="F9F9F9"/>
                <w:lang w:val="pt-BR"/>
              </w:rPr>
              <w:t> </w:t>
            </w:r>
            <w:r w:rsidRPr="00A87E9E">
              <w:rPr>
                <w:rStyle w:val="Forte"/>
                <w:color w:val="000000"/>
                <w:spacing w:val="2"/>
                <w:shd w:val="clear" w:color="auto" w:fill="F9F9F9"/>
                <w:lang w:val="pt-BR"/>
              </w:rPr>
              <w:t>Sociologia da Educação.</w:t>
            </w:r>
            <w:r w:rsidRPr="00A87E9E">
              <w:rPr>
                <w:rStyle w:val="apple-converted-space"/>
                <w:color w:val="000000"/>
                <w:spacing w:val="2"/>
                <w:shd w:val="clear" w:color="auto" w:fill="F9F9F9"/>
                <w:lang w:val="pt-BR"/>
              </w:rPr>
              <w:t> </w:t>
            </w:r>
            <w:r w:rsidRPr="00A87E9E">
              <w:rPr>
                <w:color w:val="000000"/>
                <w:spacing w:val="2"/>
                <w:shd w:val="clear" w:color="auto" w:fill="F9F9F9"/>
                <w:lang w:val="pt-BR"/>
              </w:rPr>
              <w:t>Brasília: Plano, 2004.</w:t>
            </w:r>
          </w:p>
          <w:p w:rsidR="001B2101" w:rsidRPr="00A87E9E" w:rsidRDefault="001B2101" w:rsidP="00042E59">
            <w:pPr>
              <w:jc w:val="both"/>
              <w:rPr>
                <w:lang w:val="pt-BR"/>
              </w:rPr>
            </w:pPr>
            <w:r w:rsidRPr="00A87E9E">
              <w:rPr>
                <w:lang w:val="pt-BR"/>
              </w:rPr>
              <w:t xml:space="preserve">SILVA, T. T. O </w:t>
            </w:r>
            <w:r w:rsidRPr="00A87E9E">
              <w:rPr>
                <w:b/>
                <w:lang w:val="pt-BR"/>
              </w:rPr>
              <w:t>que se produz e o que se reproduz em educação</w:t>
            </w:r>
            <w:r w:rsidRPr="00A87E9E">
              <w:rPr>
                <w:lang w:val="pt-BR"/>
              </w:rPr>
              <w:t xml:space="preserve">, Porto Alegre: Artes Médicas, 1992. </w:t>
            </w:r>
          </w:p>
          <w:p w:rsidR="001B2101" w:rsidRPr="00A87E9E" w:rsidRDefault="001B2101" w:rsidP="00042E59">
            <w:pPr>
              <w:jc w:val="both"/>
              <w:rPr>
                <w:rFonts w:cs="Times New Roman"/>
                <w:lang w:val="pt-BR"/>
              </w:rPr>
            </w:pPr>
            <w:r w:rsidRPr="00A87E9E">
              <w:rPr>
                <w:lang w:val="pt-BR"/>
              </w:rPr>
              <w:t xml:space="preserve">TURA, M.L.R.(org.) </w:t>
            </w:r>
            <w:r w:rsidRPr="00A87E9E">
              <w:rPr>
                <w:b/>
                <w:lang w:val="pt-BR"/>
              </w:rPr>
              <w:t>Sociologia para educadores</w:t>
            </w:r>
            <w:r w:rsidRPr="00A87E9E">
              <w:rPr>
                <w:lang w:val="pt-BR"/>
              </w:rPr>
              <w:t>. Rio de Janeiro: Quartet, 2001.</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jc w:val="both"/>
              <w:rPr>
                <w:rFonts w:cs="Times New Roman"/>
                <w:b/>
                <w:lang w:val="pt-BR"/>
              </w:rPr>
            </w:pPr>
            <w:r w:rsidRPr="00A87E9E">
              <w:rPr>
                <w:rFonts w:cs="Times New Roman"/>
                <w:b/>
                <w:lang w:val="pt-BR"/>
              </w:rPr>
              <w:t xml:space="preserve">Inteligência Artificial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widowControl/>
              <w:autoSpaceDN/>
              <w:spacing w:line="276" w:lineRule="auto"/>
              <w:jc w:val="both"/>
              <w:textAlignment w:val="auto"/>
              <w:rPr>
                <w:rFonts w:cs="Times New Roman"/>
                <w:color w:val="000000"/>
              </w:rPr>
            </w:pPr>
            <w:r w:rsidRPr="00A87E9E">
              <w:rPr>
                <w:rFonts w:cs="Times New Roman"/>
                <w:color w:val="000000"/>
              </w:rPr>
              <w:t xml:space="preserve">Conceitos de inteligência artificial. Sistemas baseados em conhecimento, Lógica de predicados e Prolog, Lógica Fuzzy, Computação Evolucionária e  Redes Neurais Artificiais. </w:t>
            </w:r>
          </w:p>
          <w:p w:rsidR="001B2101" w:rsidRPr="00A87E9E" w:rsidRDefault="001B2101" w:rsidP="00042E59">
            <w:pPr>
              <w:widowControl/>
              <w:suppressAutoHyphens w:val="0"/>
              <w:autoSpaceDE w:val="0"/>
              <w:adjustRightInd w:val="0"/>
              <w:jc w:val="both"/>
              <w:textAlignment w:val="auto"/>
              <w:rPr>
                <w:rFonts w:cs="Times New Roman"/>
                <w:kern w:val="0"/>
                <w:lang w:eastAsia="pt-BR" w:bidi="ar-SA"/>
              </w:rPr>
            </w:pP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REZENDE, S. O. </w:t>
            </w:r>
            <w:r w:rsidRPr="00A87E9E">
              <w:rPr>
                <w:rFonts w:cs="Times New Roman"/>
                <w:b/>
                <w:kern w:val="0"/>
                <w:lang w:val="pt-BR" w:eastAsia="pt-BR" w:bidi="ar-SA"/>
              </w:rPr>
              <w:t>Sistemas Inteligentes: fundamentos e aplicações</w:t>
            </w:r>
            <w:r w:rsidRPr="00A87E9E">
              <w:rPr>
                <w:rFonts w:cs="Times New Roman"/>
                <w:kern w:val="0"/>
                <w:lang w:val="pt-BR" w:eastAsia="pt-BR" w:bidi="ar-SA"/>
              </w:rPr>
              <w:t>. São Paulo: Manole, 2003.</w:t>
            </w:r>
          </w:p>
          <w:p w:rsidR="001B2101" w:rsidRPr="00A87E9E" w:rsidRDefault="001B2101" w:rsidP="00042E59">
            <w:pPr>
              <w:widowControl/>
              <w:suppressAutoHyphens w:val="0"/>
              <w:autoSpaceDE w:val="0"/>
              <w:adjustRightInd w:val="0"/>
              <w:jc w:val="both"/>
              <w:textAlignment w:val="auto"/>
              <w:rPr>
                <w:rFonts w:cs="Times New Roman"/>
                <w:kern w:val="0"/>
                <w:szCs w:val="23"/>
                <w:lang w:val="pt-BR" w:eastAsia="pt-BR" w:bidi="ar-SA"/>
              </w:rPr>
            </w:pPr>
            <w:r w:rsidRPr="00A87E9E">
              <w:rPr>
                <w:rFonts w:cs="Times New Roman"/>
                <w:kern w:val="0"/>
                <w:szCs w:val="23"/>
                <w:lang w:val="pt-BR" w:eastAsia="pt-BR" w:bidi="ar-SA"/>
              </w:rPr>
              <w:t xml:space="preserve">RUSSELL, S.; NORVIG, P. </w:t>
            </w:r>
            <w:r w:rsidRPr="00A87E9E">
              <w:rPr>
                <w:rFonts w:cs="Times New Roman"/>
                <w:b/>
                <w:kern w:val="0"/>
                <w:szCs w:val="23"/>
                <w:lang w:val="pt-BR" w:eastAsia="pt-BR" w:bidi="ar-SA"/>
              </w:rPr>
              <w:t>Inteligência artificial</w:t>
            </w:r>
            <w:r w:rsidRPr="00A87E9E">
              <w:rPr>
                <w:rFonts w:cs="Times New Roman"/>
                <w:kern w:val="0"/>
                <w:szCs w:val="23"/>
                <w:lang w:val="pt-BR" w:eastAsia="pt-BR" w:bidi="ar-SA"/>
              </w:rPr>
              <w:t>. 2. ed. Rio de Janeiro: Elsevier, 2004</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BRAGA, A. P. </w:t>
            </w:r>
            <w:r w:rsidRPr="00A87E9E">
              <w:rPr>
                <w:rFonts w:cs="Times New Roman"/>
                <w:b/>
                <w:kern w:val="0"/>
                <w:lang w:val="pt-BR" w:eastAsia="pt-BR" w:bidi="ar-SA"/>
              </w:rPr>
              <w:t>Redes Neurais Artificiais: teoria e aplicações</w:t>
            </w:r>
            <w:r w:rsidRPr="00A87E9E">
              <w:rPr>
                <w:rFonts w:cs="Times New Roman"/>
                <w:kern w:val="0"/>
                <w:lang w:val="pt-BR" w:eastAsia="pt-BR" w:bidi="ar-SA"/>
              </w:rPr>
              <w:t>. Rio de Janeiro, LTC, 2000.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widowControl/>
              <w:suppressAutoHyphens w:val="0"/>
              <w:autoSpaceDE w:val="0"/>
              <w:adjustRightInd w:val="0"/>
              <w:jc w:val="both"/>
              <w:textAlignment w:val="auto"/>
              <w:rPr>
                <w:rFonts w:cs="Times New Roman"/>
                <w:kern w:val="0"/>
                <w:lang w:val="en-US" w:eastAsia="pt-BR" w:bidi="ar-SA"/>
              </w:rPr>
            </w:pPr>
            <w:r w:rsidRPr="00A87E9E">
              <w:rPr>
                <w:rFonts w:cs="Times New Roman"/>
                <w:kern w:val="0"/>
                <w:lang w:val="en-US" w:eastAsia="pt-BR" w:bidi="ar-SA"/>
              </w:rPr>
              <w:t xml:space="preserve">RICH, E. &amp; K. KNIGHT. </w:t>
            </w:r>
            <w:r w:rsidRPr="00A87E9E">
              <w:rPr>
                <w:rFonts w:cs="Times New Roman"/>
                <w:b/>
                <w:kern w:val="0"/>
                <w:lang w:val="en-US" w:eastAsia="pt-BR" w:bidi="ar-SA"/>
              </w:rPr>
              <w:t>Inteligência Artificial</w:t>
            </w:r>
            <w:r w:rsidRPr="00A87E9E">
              <w:rPr>
                <w:rFonts w:cs="Times New Roman"/>
                <w:kern w:val="0"/>
                <w:lang w:val="en-US" w:eastAsia="pt-BR" w:bidi="ar-SA"/>
              </w:rPr>
              <w:t xml:space="preserve">. 2. ed. Makron Books, 1993. </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BITTENCOURT, G. </w:t>
            </w:r>
            <w:r w:rsidRPr="00A87E9E">
              <w:rPr>
                <w:rFonts w:cs="Times New Roman"/>
                <w:b/>
                <w:kern w:val="0"/>
                <w:lang w:val="pt-BR" w:eastAsia="pt-BR" w:bidi="ar-SA"/>
              </w:rPr>
              <w:t>Inteligência artificial: ferramentas e teorias.</w:t>
            </w:r>
            <w:r w:rsidRPr="00A87E9E">
              <w:rPr>
                <w:rFonts w:cs="Times New Roman"/>
                <w:kern w:val="0"/>
                <w:lang w:val="pt-BR" w:eastAsia="pt-BR" w:bidi="ar-SA"/>
              </w:rPr>
              <w:t xml:space="preserve"> Campinas: Instituto de Computação, UNICAMP, 1996.</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FERNANDES, Anita Maria da Rocha. </w:t>
            </w:r>
            <w:r w:rsidRPr="00A87E9E">
              <w:rPr>
                <w:rFonts w:cs="Times New Roman"/>
                <w:b/>
                <w:kern w:val="0"/>
                <w:lang w:val="pt-BR" w:eastAsia="pt-BR" w:bidi="ar-SA"/>
              </w:rPr>
              <w:t>Inteligência Artificial: noções gerais.</w:t>
            </w:r>
            <w:r w:rsidRPr="00A87E9E">
              <w:rPr>
                <w:rFonts w:cs="Times New Roman"/>
                <w:kern w:val="0"/>
                <w:lang w:val="pt-BR" w:eastAsia="pt-BR" w:bidi="ar-SA"/>
              </w:rPr>
              <w:t xml:space="preserve"> Santa Catarina: Visual Books, 2003.</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KOVÁCS, Zsolt Lászió. </w:t>
            </w:r>
            <w:r w:rsidRPr="00A87E9E">
              <w:rPr>
                <w:rFonts w:cs="Times New Roman"/>
                <w:b/>
                <w:kern w:val="0"/>
                <w:lang w:val="pt-BR" w:eastAsia="pt-BR" w:bidi="ar-SA"/>
              </w:rPr>
              <w:t>Redes Neurais Artificiais: fundamentos e aplicações</w:t>
            </w:r>
            <w:r w:rsidRPr="00A87E9E">
              <w:rPr>
                <w:rFonts w:cs="Times New Roman"/>
                <w:kern w:val="0"/>
                <w:lang w:val="pt-BR" w:eastAsia="pt-BR" w:bidi="ar-SA"/>
              </w:rPr>
              <w:t>. 2. ed. São Paulo: Collegium Cognitivo, 1996.</w:t>
            </w:r>
          </w:p>
          <w:p w:rsidR="001B2101" w:rsidRPr="00A87E9E" w:rsidRDefault="001B2101" w:rsidP="00042E59">
            <w:pPr>
              <w:widowControl/>
              <w:suppressAutoHyphens w:val="0"/>
              <w:autoSpaceDE w:val="0"/>
              <w:adjustRightInd w:val="0"/>
              <w:jc w:val="both"/>
              <w:textAlignment w:val="auto"/>
              <w:rPr>
                <w:rFonts w:cs="Times New Roman"/>
                <w:kern w:val="0"/>
                <w:sz w:val="20"/>
                <w:szCs w:val="20"/>
                <w:lang w:val="pt-BR" w:eastAsia="pt-BR" w:bidi="ar-SA"/>
              </w:rPr>
            </w:pPr>
            <w:r w:rsidRPr="00A87E9E">
              <w:rPr>
                <w:rFonts w:cs="Times New Roman"/>
                <w:kern w:val="0"/>
                <w:szCs w:val="23"/>
                <w:lang w:val="pt-BR" w:eastAsia="pt-BR" w:bidi="ar-SA"/>
              </w:rPr>
              <w:t xml:space="preserve">HAYKIN, S. S. </w:t>
            </w:r>
            <w:r w:rsidRPr="00A87E9E">
              <w:rPr>
                <w:rFonts w:cs="Times New Roman"/>
                <w:b/>
                <w:kern w:val="0"/>
                <w:szCs w:val="23"/>
                <w:lang w:val="pt-BR" w:eastAsia="pt-BR" w:bidi="ar-SA"/>
              </w:rPr>
              <w:t>Redes Neurais: Princípios e Prática</w:t>
            </w:r>
            <w:r w:rsidRPr="00A87E9E">
              <w:rPr>
                <w:rFonts w:cs="Times New Roman"/>
                <w:kern w:val="0"/>
                <w:szCs w:val="23"/>
                <w:lang w:val="pt-BR" w:eastAsia="pt-BR" w:bidi="ar-SA"/>
              </w:rPr>
              <w:t>. Porto Alegre: Bookman, 2001.</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jc w:val="both"/>
              <w:rPr>
                <w:rFonts w:cs="Times New Roman"/>
                <w:b/>
                <w:lang w:val="pt-BR"/>
              </w:rPr>
            </w:pPr>
            <w:r w:rsidRPr="00A87E9E">
              <w:rPr>
                <w:rFonts w:cs="Times New Roman"/>
                <w:b/>
                <w:lang w:val="pt-BR"/>
              </w:rPr>
              <w:t>Processamento de Imagens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widowControl/>
              <w:suppressAutoHyphens w:val="0"/>
              <w:autoSpaceDE w:val="0"/>
              <w:adjustRightInd w:val="0"/>
              <w:jc w:val="both"/>
              <w:textAlignment w:val="auto"/>
              <w:rPr>
                <w:rFonts w:cs="Times New Roman"/>
                <w:kern w:val="0"/>
                <w:szCs w:val="23"/>
                <w:lang w:val="pt-BR" w:eastAsia="pt-BR" w:bidi="ar-SA"/>
              </w:rPr>
            </w:pPr>
            <w:r w:rsidRPr="00A87E9E">
              <w:rPr>
                <w:rFonts w:cs="Times New Roman"/>
                <w:kern w:val="0"/>
                <w:szCs w:val="23"/>
                <w:lang w:val="pt-BR" w:eastAsia="pt-BR" w:bidi="ar-SA"/>
              </w:rPr>
              <w:t>Fundamentos da imagem digital: representação, pixel, vizinhança de um pixel, medidas de distâncias, operações lógicas e aritméticas pixel a pixel e orientadas a vizinhança. Transformação de imagens. Melhoramento e restauração de imagens: filtros e histogramas. Compressão e segmentação de imagens.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widowControl/>
              <w:suppressAutoHyphens w:val="0"/>
              <w:autoSpaceDE w:val="0"/>
              <w:adjustRightInd w:val="0"/>
              <w:jc w:val="both"/>
              <w:textAlignment w:val="auto"/>
              <w:rPr>
                <w:rFonts w:cs="Times New Roman"/>
                <w:kern w:val="0"/>
                <w:szCs w:val="23"/>
                <w:lang w:val="pt-BR" w:eastAsia="pt-BR" w:bidi="ar-SA"/>
              </w:rPr>
            </w:pPr>
            <w:r w:rsidRPr="00A87E9E">
              <w:rPr>
                <w:rFonts w:cs="Times New Roman"/>
                <w:kern w:val="0"/>
                <w:szCs w:val="23"/>
                <w:lang w:val="pt-BR" w:eastAsia="pt-BR" w:bidi="ar-SA"/>
              </w:rPr>
              <w:t>GONZALEZ, R.C; WOODS</w:t>
            </w:r>
            <w:r w:rsidRPr="00A87E9E">
              <w:rPr>
                <w:rStyle w:val="style4"/>
                <w:lang w:val="pt-BR"/>
              </w:rPr>
              <w:t>, R. E.</w:t>
            </w:r>
            <w:r w:rsidRPr="00A87E9E">
              <w:rPr>
                <w:rFonts w:cs="Times New Roman"/>
                <w:kern w:val="0"/>
                <w:szCs w:val="23"/>
                <w:lang w:val="pt-BR" w:eastAsia="pt-BR" w:bidi="ar-SA"/>
              </w:rPr>
              <w:t xml:space="preserve"> </w:t>
            </w:r>
            <w:r w:rsidRPr="00A87E9E">
              <w:rPr>
                <w:rFonts w:cs="Times New Roman"/>
                <w:b/>
                <w:kern w:val="0"/>
                <w:szCs w:val="23"/>
                <w:lang w:val="pt-BR" w:eastAsia="pt-BR" w:bidi="ar-SA"/>
              </w:rPr>
              <w:t>Processamento de imagens digitais</w:t>
            </w:r>
            <w:r w:rsidRPr="00A87E9E">
              <w:rPr>
                <w:rFonts w:cs="Times New Roman"/>
                <w:kern w:val="0"/>
                <w:szCs w:val="23"/>
                <w:lang w:val="pt-BR" w:eastAsia="pt-BR" w:bidi="ar-SA"/>
              </w:rPr>
              <w:t>. São Paulo: Edgard Blücher Ltda, 2000.</w:t>
            </w:r>
          </w:p>
          <w:p w:rsidR="001B2101" w:rsidRPr="00A87E9E" w:rsidRDefault="001B2101" w:rsidP="00042E59">
            <w:pPr>
              <w:widowControl/>
              <w:suppressAutoHyphens w:val="0"/>
              <w:autoSpaceDE w:val="0"/>
              <w:adjustRightInd w:val="0"/>
              <w:jc w:val="both"/>
              <w:textAlignment w:val="auto"/>
              <w:rPr>
                <w:lang w:val="pt-BR"/>
              </w:rPr>
            </w:pPr>
            <w:r w:rsidRPr="00A87E9E">
              <w:rPr>
                <w:lang w:val="pt-BR"/>
              </w:rPr>
              <w:t xml:space="preserve">FILHO, O.M.; NETO, H.V. </w:t>
            </w:r>
            <w:r w:rsidRPr="00A87E9E">
              <w:rPr>
                <w:rStyle w:val="Forte"/>
                <w:lang w:val="pt-BR"/>
              </w:rPr>
              <w:t xml:space="preserve">Processamento Digital de Imagens </w:t>
            </w:r>
            <w:r w:rsidRPr="00A87E9E">
              <w:rPr>
                <w:lang w:val="pt-BR"/>
              </w:rPr>
              <w:t>. Brasport Livros e Multimídia Ltda, 1999.</w:t>
            </w:r>
          </w:p>
          <w:p w:rsidR="001B2101" w:rsidRPr="00A87E9E" w:rsidRDefault="001B2101" w:rsidP="00042E59">
            <w:pPr>
              <w:widowControl/>
              <w:suppressAutoHyphens w:val="0"/>
              <w:autoSpaceDE w:val="0"/>
              <w:adjustRightInd w:val="0"/>
              <w:jc w:val="both"/>
              <w:textAlignment w:val="auto"/>
              <w:rPr>
                <w:rFonts w:cs="Times New Roman"/>
                <w:color w:val="FF0000"/>
                <w:kern w:val="0"/>
                <w:szCs w:val="23"/>
                <w:lang w:val="pt-BR" w:eastAsia="pt-BR" w:bidi="ar-SA"/>
              </w:rPr>
            </w:pPr>
            <w:r w:rsidRPr="00A87E9E">
              <w:rPr>
                <w:lang w:val="pt-BR"/>
              </w:rPr>
              <w:t xml:space="preserve">PEDRINI, H. </w:t>
            </w:r>
            <w:r w:rsidRPr="00A87E9E">
              <w:rPr>
                <w:b/>
                <w:lang w:val="pt-BR"/>
              </w:rPr>
              <w:t>Análise de imagens digitais princípios, algoritmos e aplicações</w:t>
            </w:r>
            <w:r w:rsidRPr="00A87E9E">
              <w:rPr>
                <w:lang w:val="pt-BR"/>
              </w:rPr>
              <w:t>. Thomson Pioneira. 2007.</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r w:rsidRPr="00A87E9E">
              <w:rPr>
                <w:rFonts w:cs="Times New Roman"/>
                <w:lang w:val="pt-BR" w:eastAsia="pt-BR" w:bidi="ar-SA"/>
              </w:rPr>
              <w:lastRenderedPageBreak/>
              <w:t>complementar</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lang w:val="pt-BR"/>
              </w:rPr>
            </w:pPr>
            <w:r w:rsidRPr="00A87E9E">
              <w:rPr>
                <w:lang w:val="pt-BR"/>
              </w:rPr>
              <w:lastRenderedPageBreak/>
              <w:t xml:space="preserve">GOMES, J.; VELHO, L. </w:t>
            </w:r>
            <w:r w:rsidRPr="00A87E9E">
              <w:rPr>
                <w:b/>
                <w:bCs/>
                <w:lang w:val="pt-BR"/>
              </w:rPr>
              <w:t>Computação Gráfica</w:t>
            </w:r>
            <w:r w:rsidRPr="00A87E9E">
              <w:rPr>
                <w:bCs/>
                <w:lang w:val="pt-BR"/>
              </w:rPr>
              <w:t xml:space="preserve">: </w:t>
            </w:r>
            <w:r w:rsidRPr="00A87E9E">
              <w:rPr>
                <w:b/>
                <w:bCs/>
                <w:lang w:val="pt-BR"/>
              </w:rPr>
              <w:t>Imagem</w:t>
            </w:r>
            <w:r w:rsidRPr="00A87E9E">
              <w:rPr>
                <w:lang w:val="pt-BR"/>
              </w:rPr>
              <w:t>. São Paulo: IM</w:t>
            </w:r>
            <w:r w:rsidRPr="00A87E9E">
              <w:rPr>
                <w:lang w:val="pt-BR"/>
              </w:rPr>
              <w:lastRenderedPageBreak/>
              <w:t>PA, 1994.</w:t>
            </w:r>
          </w:p>
          <w:p w:rsidR="001B2101" w:rsidRPr="00A87E9E" w:rsidRDefault="001B2101" w:rsidP="00042E59">
            <w:pPr>
              <w:widowControl/>
              <w:suppressAutoHyphens w:val="0"/>
              <w:autoSpaceDE w:val="0"/>
              <w:adjustRightInd w:val="0"/>
              <w:jc w:val="both"/>
              <w:textAlignment w:val="auto"/>
              <w:rPr>
                <w:lang w:val="en-US"/>
              </w:rPr>
            </w:pPr>
            <w:r w:rsidRPr="00A87E9E">
              <w:rPr>
                <w:lang w:val="pt-BR"/>
              </w:rPr>
              <w:t xml:space="preserve">PITAS, I. </w:t>
            </w:r>
            <w:r w:rsidRPr="00A87E9E">
              <w:rPr>
                <w:b/>
                <w:bCs/>
                <w:lang w:val="pt-BR"/>
              </w:rPr>
              <w:t>Digital Image Processing Algorithms</w:t>
            </w:r>
            <w:r w:rsidRPr="00A87E9E">
              <w:rPr>
                <w:lang w:val="pt-BR"/>
              </w:rPr>
              <w:t xml:space="preserve">. </w:t>
            </w:r>
            <w:r w:rsidRPr="00A87E9E">
              <w:rPr>
                <w:lang w:val="en-US"/>
              </w:rPr>
              <w:t>Prentice Hall, 2000.</w:t>
            </w:r>
          </w:p>
          <w:p w:rsidR="001B2101" w:rsidRPr="00A87E9E" w:rsidRDefault="001B2101" w:rsidP="00042E59">
            <w:pPr>
              <w:widowControl/>
              <w:suppressAutoHyphens w:val="0"/>
              <w:autoSpaceDE w:val="0"/>
              <w:adjustRightInd w:val="0"/>
              <w:jc w:val="both"/>
              <w:textAlignment w:val="auto"/>
              <w:rPr>
                <w:lang w:val="pt-BR"/>
              </w:rPr>
            </w:pPr>
            <w:r w:rsidRPr="00A87E9E">
              <w:rPr>
                <w:lang w:val="en-US"/>
              </w:rPr>
              <w:t xml:space="preserve">RUSS, J.C. </w:t>
            </w:r>
            <w:r w:rsidRPr="00A87E9E">
              <w:rPr>
                <w:b/>
                <w:lang w:val="en-US"/>
              </w:rPr>
              <w:t>The Image Processing Handbook</w:t>
            </w:r>
            <w:r w:rsidRPr="00A87E9E">
              <w:rPr>
                <w:lang w:val="en-US"/>
              </w:rPr>
              <w:t xml:space="preserve">. </w:t>
            </w:r>
            <w:r w:rsidRPr="00A87E9E">
              <w:rPr>
                <w:lang w:val="pt-BR"/>
              </w:rPr>
              <w:t>New York: CRC Press, 1992.</w:t>
            </w:r>
          </w:p>
          <w:p w:rsidR="001B2101" w:rsidRPr="00A87E9E" w:rsidRDefault="001B2101" w:rsidP="00042E59">
            <w:pPr>
              <w:widowControl/>
              <w:suppressAutoHyphens w:val="0"/>
              <w:autoSpaceDE w:val="0"/>
              <w:adjustRightInd w:val="0"/>
              <w:jc w:val="both"/>
              <w:textAlignment w:val="auto"/>
              <w:rPr>
                <w:lang w:val="en-US"/>
              </w:rPr>
            </w:pPr>
            <w:r w:rsidRPr="00A87E9E">
              <w:rPr>
                <w:lang w:val="pt-BR"/>
              </w:rPr>
              <w:t xml:space="preserve">SAMPAIO, R; CATALDO, E.; RIQUELME, R. </w:t>
            </w:r>
            <w:r w:rsidRPr="00A87E9E">
              <w:rPr>
                <w:b/>
                <w:lang w:val="pt-BR"/>
              </w:rPr>
              <w:t>Introdução à Análise e ao Processamento de Sinais Usando o MATLAB</w:t>
            </w:r>
            <w:r w:rsidRPr="00A87E9E">
              <w:rPr>
                <w:lang w:val="pt-BR"/>
              </w:rPr>
              <w:t xml:space="preserve">. </w:t>
            </w:r>
            <w:r w:rsidRPr="00A87E9E">
              <w:rPr>
                <w:lang w:val="en-US"/>
              </w:rPr>
              <w:t>1998.</w:t>
            </w:r>
          </w:p>
          <w:p w:rsidR="001B2101" w:rsidRPr="00A87E9E" w:rsidRDefault="001B2101" w:rsidP="00042E59">
            <w:pPr>
              <w:widowControl/>
              <w:suppressAutoHyphens w:val="0"/>
              <w:autoSpaceDE w:val="0"/>
              <w:adjustRightInd w:val="0"/>
              <w:jc w:val="both"/>
              <w:textAlignment w:val="auto"/>
              <w:rPr>
                <w:color w:val="FF0000"/>
                <w:lang w:val="pt-BR"/>
              </w:rPr>
            </w:pPr>
            <w:r w:rsidRPr="00A87E9E">
              <w:rPr>
                <w:lang w:val="en-US"/>
              </w:rPr>
              <w:t>MEIQING W</w:t>
            </w:r>
            <w:r w:rsidRPr="00A87E9E">
              <w:rPr>
                <w:b/>
                <w:lang w:val="en-US"/>
              </w:rPr>
              <w:t>. A concise introduction do image processing using C++</w:t>
            </w:r>
            <w:r w:rsidRPr="00A87E9E">
              <w:rPr>
                <w:lang w:val="en-US"/>
              </w:rPr>
              <w:t xml:space="preserve">. </w:t>
            </w:r>
            <w:r w:rsidRPr="00A87E9E">
              <w:rPr>
                <w:lang w:val="pt-BR"/>
              </w:rPr>
              <w:t>CRC Press.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lastRenderedPageBreak/>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Trabalho de Conclusão de Curso 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A disciplina visa criar espaço para os estudantes iniciarem-se no campo da pesquisa buscando ampliar os conhecimentos teóricos acumulados ao longo da graduação. Desenvolver no aluno habilidades científicas para desenvolvimento prático de pesquisa, organização e apresentação dos dados coletados, assim como redação e apresentação do projeto e Trabalho de Conclusão de Curso (TCC).</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jc w:val="both"/>
              <w:rPr>
                <w:lang w:val="pt-BR"/>
              </w:rPr>
            </w:pPr>
            <w:r w:rsidRPr="00A87E9E">
              <w:rPr>
                <w:b/>
                <w:lang w:val="pt-BR"/>
              </w:rPr>
              <w:t>Manual para normalização de trabalhos acadêmicos do IFSULDEMINAS – Câmpus Machado.</w:t>
            </w:r>
            <w:r w:rsidRPr="00A87E9E">
              <w:rPr>
                <w:lang w:val="pt-BR"/>
              </w:rPr>
              <w:t xml:space="preserve"> Machado: Biblioteca Rêmulo Paulino da Costa, 2011. Disponível em: http://www.mch.ifsuldeminas.edu.br/ ~biblioteca /documentos/Manual.pdf</w:t>
            </w:r>
          </w:p>
          <w:p w:rsidR="001B2101" w:rsidRPr="00A87E9E" w:rsidRDefault="001B2101" w:rsidP="00042E59">
            <w:pPr>
              <w:jc w:val="both"/>
              <w:rPr>
                <w:lang w:val="pt-BR"/>
              </w:rPr>
            </w:pPr>
            <w:r w:rsidRPr="00A87E9E">
              <w:rPr>
                <w:lang w:val="pt-BR"/>
              </w:rPr>
              <w:t xml:space="preserve">DEMO, Pedro. </w:t>
            </w:r>
            <w:r w:rsidRPr="00A87E9E">
              <w:rPr>
                <w:b/>
                <w:lang w:val="pt-BR"/>
              </w:rPr>
              <w:t>Educação e alfabetização científica</w:t>
            </w:r>
            <w:r w:rsidRPr="00A87E9E">
              <w:rPr>
                <w:lang w:val="pt-BR"/>
              </w:rPr>
              <w:t>. Campinas: Papirus, 2010</w:t>
            </w:r>
          </w:p>
          <w:p w:rsidR="001B2101" w:rsidRPr="00A87E9E" w:rsidRDefault="001B2101" w:rsidP="00042E59">
            <w:pPr>
              <w:jc w:val="both"/>
              <w:rPr>
                <w:lang w:val="pt-BR"/>
              </w:rPr>
            </w:pPr>
            <w:r w:rsidRPr="00A87E9E">
              <w:rPr>
                <w:lang w:val="pt-BR"/>
              </w:rPr>
              <w:t xml:space="preserve">SEVERINO, A. J. </w:t>
            </w:r>
            <w:r w:rsidRPr="00A87E9E">
              <w:rPr>
                <w:b/>
                <w:lang w:val="pt-BR"/>
              </w:rPr>
              <w:t>Metodologia do trabalho científico</w:t>
            </w:r>
            <w:r w:rsidRPr="00A87E9E">
              <w:rPr>
                <w:lang w:val="pt-BR"/>
              </w:rPr>
              <w:t>. São Paulo: Cortez, 2007.</w:t>
            </w:r>
          </w:p>
          <w:p w:rsidR="001B2101" w:rsidRPr="00A87E9E" w:rsidRDefault="001B2101" w:rsidP="00042E59">
            <w:pPr>
              <w:jc w:val="both"/>
              <w:rPr>
                <w:lang w:val="pt-BR"/>
              </w:rPr>
            </w:pPr>
            <w:r w:rsidRPr="00A87E9E">
              <w:rPr>
                <w:lang w:val="pt-BR"/>
              </w:rPr>
              <w:t xml:space="preserve">GIL, Antonio Carlos. </w:t>
            </w:r>
            <w:r w:rsidRPr="00A87E9E">
              <w:rPr>
                <w:b/>
                <w:lang w:val="pt-BR"/>
              </w:rPr>
              <w:t>Como elaborar projetos de pesquisa</w:t>
            </w:r>
            <w:r w:rsidRPr="00A87E9E">
              <w:rPr>
                <w:lang w:val="pt-BR"/>
              </w:rPr>
              <w:t xml:space="preserve">. São Paulo: Atlas, 1991. </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lang w:val="pt-BR"/>
              </w:rPr>
            </w:pPr>
            <w:r w:rsidRPr="00A87E9E">
              <w:rPr>
                <w:lang w:val="pt-BR"/>
              </w:rPr>
              <w:t xml:space="preserve">GIL, A. C. </w:t>
            </w:r>
            <w:r w:rsidRPr="00A87E9E">
              <w:rPr>
                <w:b/>
                <w:lang w:val="pt-BR"/>
              </w:rPr>
              <w:t>Métodos e técnicas de Pesquisa social</w:t>
            </w:r>
            <w:r w:rsidRPr="00A87E9E">
              <w:rPr>
                <w:lang w:val="pt-BR"/>
              </w:rPr>
              <w:t>. 6. ed. São Paulo: Atlas, 2011.</w:t>
            </w:r>
          </w:p>
          <w:p w:rsidR="001B2101" w:rsidRPr="00A87E9E" w:rsidRDefault="001B2101" w:rsidP="00042E59">
            <w:pPr>
              <w:jc w:val="both"/>
              <w:rPr>
                <w:lang w:val="pt-BR"/>
              </w:rPr>
            </w:pPr>
            <w:r w:rsidRPr="00A87E9E">
              <w:rPr>
                <w:lang w:val="pt-BR"/>
              </w:rPr>
              <w:t xml:space="preserve">MARCONI, M. de A.; LAKATOS, E. M. </w:t>
            </w:r>
            <w:r w:rsidRPr="00A87E9E">
              <w:rPr>
                <w:b/>
                <w:lang w:val="pt-BR"/>
              </w:rPr>
              <w:t>Técnicas de pesquisa</w:t>
            </w:r>
            <w:r w:rsidRPr="00A87E9E">
              <w:rPr>
                <w:lang w:val="pt-BR"/>
              </w:rPr>
              <w:t>. 7. ed. São Paulo: Atlas, 2011.</w:t>
            </w:r>
          </w:p>
          <w:p w:rsidR="001B2101" w:rsidRPr="00A87E9E" w:rsidRDefault="001B2101" w:rsidP="00042E59">
            <w:pPr>
              <w:jc w:val="both"/>
              <w:rPr>
                <w:lang w:val="pt-BR"/>
              </w:rPr>
            </w:pPr>
            <w:r w:rsidRPr="00A87E9E">
              <w:rPr>
                <w:lang w:val="pt-BR"/>
              </w:rPr>
              <w:t xml:space="preserve">SECAF, V. </w:t>
            </w:r>
            <w:r w:rsidRPr="00A87E9E">
              <w:rPr>
                <w:b/>
                <w:lang w:val="pt-BR"/>
              </w:rPr>
              <w:t>Artigo científico: do desafio à conquista</w:t>
            </w:r>
            <w:r w:rsidRPr="00A87E9E">
              <w:rPr>
                <w:lang w:val="pt-BR"/>
              </w:rPr>
              <w:t>. São Paulo: Atheneu, 2010.</w:t>
            </w:r>
          </w:p>
          <w:p w:rsidR="001B2101" w:rsidRPr="00A87E9E" w:rsidRDefault="001B2101" w:rsidP="00042E59">
            <w:pPr>
              <w:jc w:val="both"/>
              <w:rPr>
                <w:lang w:val="pt-BR"/>
              </w:rPr>
            </w:pPr>
            <w:r w:rsidRPr="00A87E9E">
              <w:rPr>
                <w:lang w:val="pt-BR"/>
              </w:rPr>
              <w:t xml:space="preserve">TRIVINOS, A. N. S. </w:t>
            </w:r>
            <w:r w:rsidRPr="00A87E9E">
              <w:rPr>
                <w:b/>
                <w:lang w:val="pt-BR"/>
              </w:rPr>
              <w:t>Introdução à pesquisa em ciências sociais: a pesquisa qualitativa em educação</w:t>
            </w:r>
            <w:r w:rsidRPr="00A87E9E">
              <w:rPr>
                <w:lang w:val="pt-BR"/>
              </w:rPr>
              <w:t>. São Paulo: Atlas: 2011.</w:t>
            </w:r>
          </w:p>
          <w:p w:rsidR="001B2101" w:rsidRPr="00A87E9E" w:rsidRDefault="001B2101" w:rsidP="00042E59">
            <w:pPr>
              <w:jc w:val="both"/>
              <w:rPr>
                <w:lang w:val="pt-BR"/>
              </w:rPr>
            </w:pPr>
            <w:r w:rsidRPr="00A87E9E">
              <w:rPr>
                <w:lang w:val="pt-BR"/>
              </w:rPr>
              <w:t xml:space="preserve">VIEIRA, S. </w:t>
            </w:r>
            <w:r w:rsidRPr="00A87E9E">
              <w:rPr>
                <w:b/>
                <w:lang w:val="pt-BR"/>
              </w:rPr>
              <w:t>Como elaborar questionário</w:t>
            </w:r>
            <w:r w:rsidRPr="00A87E9E">
              <w:rPr>
                <w:lang w:val="pt-BR"/>
              </w:rPr>
              <w:t>. São Paulo: Atlas, 2009.</w:t>
            </w:r>
          </w:p>
        </w:tc>
      </w:tr>
    </w:tbl>
    <w:p w:rsidR="001B2101" w:rsidRPr="00A87E9E" w:rsidRDefault="001B2101" w:rsidP="001B2101">
      <w:pPr>
        <w:rPr>
          <w:sz w:val="2"/>
          <w:szCs w:val="2"/>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vAlign w:val="bottom"/>
          </w:tcPr>
          <w:p w:rsidR="001B2101" w:rsidRPr="00A87E9E" w:rsidRDefault="001B2101" w:rsidP="00042E59">
            <w:pPr>
              <w:rPr>
                <w:rFonts w:cs="Times New Roman"/>
                <w:b/>
                <w:lang w:val="pt-BR"/>
              </w:rPr>
            </w:pPr>
            <w:r w:rsidRPr="00A87E9E">
              <w:rPr>
                <w:rFonts w:cs="Times New Roman"/>
                <w:b/>
                <w:lang w:val="pt-BR" w:eastAsia="pt-BR" w:bidi="ar-SA"/>
              </w:rPr>
              <w:t>Prática como componente curricular VII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vAlign w:val="bottom"/>
          </w:tcPr>
          <w:p w:rsidR="001B2101" w:rsidRPr="00A87E9E" w:rsidRDefault="001B2101" w:rsidP="00042E59">
            <w:pPr>
              <w:widowControl/>
              <w:suppressAutoHyphens w:val="0"/>
              <w:autoSpaceDE w:val="0"/>
              <w:adjustRightInd w:val="0"/>
              <w:jc w:val="both"/>
              <w:textAlignment w:val="auto"/>
              <w:rPr>
                <w:rFonts w:eastAsia="Times New Roman" w:cs="Times New Roman"/>
                <w:kern w:val="0"/>
                <w:szCs w:val="22"/>
                <w:lang w:val="pt-BR" w:eastAsia="pt-BR" w:bidi="ar-SA"/>
              </w:rPr>
            </w:pPr>
            <w:r w:rsidRPr="00A87E9E">
              <w:rPr>
                <w:rFonts w:eastAsia="Times New Roman" w:cs="Times New Roman"/>
                <w:kern w:val="0"/>
                <w:szCs w:val="22"/>
                <w:lang w:val="pt-BR" w:eastAsia="pt-BR" w:bidi="ar-SA"/>
              </w:rPr>
              <w:t>Experiências práticas com software educacionais, simulações, experiências de gestão, organização de planos pedagógicos, capacitação de docentes entre outras várias modalidades tendo como foco as Redes de Computadores.</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rFonts w:eastAsia="Times New Roman" w:cs="Times New Roman"/>
                <w:color w:val="000000"/>
                <w:kern w:val="0"/>
                <w:szCs w:val="22"/>
                <w:lang w:val="pt-BR" w:eastAsia="pt-BR" w:bidi="ar-SA"/>
              </w:rPr>
            </w:pPr>
            <w:r w:rsidRPr="00A87E9E">
              <w:rPr>
                <w:rFonts w:eastAsia="Times New Roman" w:cs="Times New Roman"/>
                <w:color w:val="000000"/>
                <w:kern w:val="0"/>
                <w:szCs w:val="22"/>
                <w:lang w:val="pt-BR" w:eastAsia="pt-BR" w:bidi="ar-SA"/>
              </w:rPr>
              <w:t xml:space="preserve">FREIRE, P. </w:t>
            </w:r>
            <w:r w:rsidRPr="00A87E9E">
              <w:rPr>
                <w:rFonts w:eastAsia="Times New Roman" w:cs="Times New Roman"/>
                <w:b/>
                <w:color w:val="000000"/>
                <w:kern w:val="0"/>
                <w:szCs w:val="22"/>
                <w:lang w:val="pt-BR" w:eastAsia="pt-BR" w:bidi="ar-SA"/>
              </w:rPr>
              <w:t>Pedagogia da Autonomia: saberes necessários à prática educativa</w:t>
            </w:r>
            <w:r w:rsidRPr="00A87E9E">
              <w:rPr>
                <w:rFonts w:eastAsia="Times New Roman" w:cs="Times New Roman"/>
                <w:i/>
                <w:color w:val="000000"/>
                <w:kern w:val="0"/>
                <w:szCs w:val="22"/>
                <w:lang w:val="pt-BR" w:eastAsia="pt-BR" w:bidi="ar-SA"/>
              </w:rPr>
              <w:t>.</w:t>
            </w:r>
            <w:r w:rsidRPr="00A87E9E">
              <w:rPr>
                <w:rFonts w:eastAsia="Times New Roman" w:cs="Times New Roman"/>
                <w:color w:val="000000"/>
                <w:kern w:val="0"/>
                <w:szCs w:val="22"/>
                <w:lang w:val="pt-BR" w:eastAsia="pt-BR" w:bidi="ar-SA"/>
              </w:rPr>
              <w:t xml:space="preserve"> São Paulo: Paz e Terra, 1996.</w:t>
            </w:r>
          </w:p>
          <w:p w:rsidR="001B2101" w:rsidRPr="00A87E9E" w:rsidRDefault="001B2101" w:rsidP="00042E59">
            <w:pPr>
              <w:jc w:val="both"/>
              <w:rPr>
                <w:lang w:val="pt-BR"/>
              </w:rPr>
            </w:pPr>
            <w:r w:rsidRPr="00A87E9E">
              <w:rPr>
                <w:szCs w:val="20"/>
                <w:lang w:val="pt-BR"/>
              </w:rPr>
              <w:t xml:space="preserve">GUIMARÃES, V. S. </w:t>
            </w:r>
            <w:r w:rsidRPr="00A87E9E">
              <w:rPr>
                <w:b/>
                <w:bCs/>
                <w:szCs w:val="20"/>
                <w:lang w:val="pt-BR"/>
              </w:rPr>
              <w:t>Formação de Professores:</w:t>
            </w:r>
            <w:r w:rsidRPr="00A87E9E">
              <w:rPr>
                <w:b/>
                <w:szCs w:val="20"/>
                <w:lang w:val="pt-BR"/>
              </w:rPr>
              <w:t xml:space="preserve"> saberes, identidade e profissão</w:t>
            </w:r>
            <w:r w:rsidRPr="00A87E9E">
              <w:rPr>
                <w:szCs w:val="20"/>
                <w:lang w:val="pt-BR"/>
              </w:rPr>
              <w:t>. 5. ed. Campinas: Papirus, 2004.</w:t>
            </w:r>
            <w:r w:rsidRPr="00A87E9E">
              <w:rPr>
                <w:lang w:val="pt-BR"/>
              </w:rPr>
              <w:t> </w:t>
            </w:r>
          </w:p>
          <w:p w:rsidR="001B2101" w:rsidRPr="00A87E9E" w:rsidRDefault="001B2101" w:rsidP="00042E59">
            <w:pPr>
              <w:widowControl/>
              <w:suppressAutoHyphens w:val="0"/>
              <w:autoSpaceDE w:val="0"/>
              <w:adjustRightInd w:val="0"/>
              <w:jc w:val="both"/>
              <w:textAlignment w:val="auto"/>
              <w:rPr>
                <w:rFonts w:eastAsia="Times New Roman" w:cs="Times New Roman"/>
                <w:kern w:val="0"/>
                <w:szCs w:val="22"/>
                <w:lang w:val="pt-BR" w:eastAsia="pt-BR" w:bidi="ar-SA"/>
              </w:rPr>
            </w:pPr>
            <w:r w:rsidRPr="00A87E9E">
              <w:rPr>
                <w:rFonts w:cs="Times New Roman"/>
                <w:kern w:val="0"/>
                <w:lang w:val="pt-BR" w:eastAsia="pt-BR" w:bidi="ar-SA"/>
              </w:rPr>
              <w:t xml:space="preserve">ANTUNES, C. </w:t>
            </w:r>
            <w:r w:rsidRPr="00A87E9E">
              <w:rPr>
                <w:rFonts w:cs="Times New Roman"/>
                <w:b/>
                <w:kern w:val="0"/>
                <w:lang w:val="pt-BR" w:eastAsia="pt-BR" w:bidi="ar-SA"/>
              </w:rPr>
              <w:t>Como desenvolver as competências em sala de aula</w:t>
            </w:r>
            <w:r w:rsidRPr="00A87E9E">
              <w:rPr>
                <w:rFonts w:cs="Times New Roman"/>
                <w:kern w:val="0"/>
                <w:lang w:val="pt-BR" w:eastAsia="pt-BR" w:bidi="ar-SA"/>
              </w:rPr>
              <w:t>. 9. ed. Petrópolis, Rio de Janeiro: Vozes, 2010.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lang w:val="pt-BR"/>
              </w:rPr>
              <w:t xml:space="preserve">HARASIM, L., HILTZ, R., TELES, L. e TUROFF, M. </w:t>
            </w:r>
            <w:r w:rsidRPr="00A87E9E">
              <w:rPr>
                <w:b/>
                <w:bCs/>
                <w:lang w:val="pt-BR"/>
              </w:rPr>
              <w:t>Redes de aprendizagem. Um guia para ensino e aprendizagem online</w:t>
            </w:r>
            <w:r w:rsidRPr="00A87E9E">
              <w:rPr>
                <w:lang w:val="pt-BR"/>
              </w:rPr>
              <w:t>. Editora SENAC: São Paulo, 2005.</w:t>
            </w:r>
          </w:p>
          <w:p w:rsidR="001B2101" w:rsidRPr="00BF1A4C" w:rsidRDefault="001B2101" w:rsidP="00042E59">
            <w:pPr>
              <w:pStyle w:val="Corpodetexto"/>
              <w:spacing w:after="0"/>
              <w:jc w:val="both"/>
              <w:rPr>
                <w:lang w:val="pt-BR" w:eastAsia="pt-BR"/>
              </w:rPr>
            </w:pPr>
            <w:r w:rsidRPr="00BF1A4C">
              <w:rPr>
                <w:lang w:val="pt-BR" w:eastAsia="pt-BR"/>
              </w:rPr>
              <w:t xml:space="preserve">TANENBAUM, A.  S. </w:t>
            </w:r>
            <w:r w:rsidRPr="00BF1A4C">
              <w:rPr>
                <w:b/>
                <w:lang w:val="pt-BR" w:eastAsia="pt-BR"/>
              </w:rPr>
              <w:t>Redes de Computadores</w:t>
            </w:r>
            <w:r w:rsidRPr="00BF1A4C">
              <w:rPr>
                <w:lang w:val="pt-BR" w:eastAsia="pt-BR"/>
              </w:rPr>
              <w:t>. Rio de Janeiro: Elsevier, 2003.</w:t>
            </w:r>
          </w:p>
          <w:p w:rsidR="001B2101" w:rsidRPr="00BF1A4C" w:rsidRDefault="001B2101" w:rsidP="00042E59">
            <w:pPr>
              <w:pStyle w:val="Corpodetexto"/>
              <w:spacing w:after="0"/>
              <w:jc w:val="both"/>
              <w:rPr>
                <w:color w:val="000000"/>
                <w:lang w:val="pt-BR" w:eastAsia="pt-BR"/>
              </w:rPr>
            </w:pPr>
            <w:r w:rsidRPr="00BF1A4C">
              <w:rPr>
                <w:color w:val="000000"/>
                <w:lang w:val="pt-BR" w:eastAsia="pt-BR"/>
              </w:rPr>
              <w:lastRenderedPageBreak/>
              <w:t xml:space="preserve">MATTHEWS, Jeanna. </w:t>
            </w:r>
            <w:r w:rsidRPr="00BF1A4C">
              <w:rPr>
                <w:b/>
                <w:color w:val="000000"/>
                <w:lang w:val="pt-BR" w:eastAsia="pt-BR"/>
              </w:rPr>
              <w:t>Redes de Computadores: protocolos de internet em ação</w:t>
            </w:r>
            <w:r w:rsidRPr="00BF1A4C">
              <w:rPr>
                <w:color w:val="000000"/>
                <w:lang w:val="pt-BR" w:eastAsia="pt-BR"/>
              </w:rPr>
              <w:t>. São Paulo: Editora LTC, 2006.</w:t>
            </w:r>
          </w:p>
          <w:p w:rsidR="001B2101" w:rsidRPr="00A87E9E" w:rsidRDefault="001B2101" w:rsidP="00042E59">
            <w:pPr>
              <w:widowControl/>
              <w:suppressAutoHyphens w:val="0"/>
              <w:autoSpaceDE w:val="0"/>
              <w:adjustRightInd w:val="0"/>
              <w:jc w:val="both"/>
              <w:textAlignment w:val="auto"/>
              <w:rPr>
                <w:color w:val="000000"/>
                <w:lang w:val="pt-BR"/>
              </w:rPr>
            </w:pPr>
            <w:r w:rsidRPr="00A87E9E">
              <w:rPr>
                <w:color w:val="000000"/>
                <w:lang w:val="pt-BR"/>
              </w:rPr>
              <w:t xml:space="preserve">OLIFER &amp; OLIFER. </w:t>
            </w:r>
            <w:r w:rsidRPr="00A87E9E">
              <w:rPr>
                <w:b/>
                <w:color w:val="000000"/>
                <w:lang w:val="pt-BR"/>
              </w:rPr>
              <w:t>Redes de computadores: princípios, tecnologias e protocolos para o projeto de redes</w:t>
            </w:r>
            <w:r w:rsidRPr="00A87E9E">
              <w:rPr>
                <w:color w:val="000000"/>
                <w:lang w:val="pt-BR"/>
              </w:rPr>
              <w:t>. São Paulo: Editora LTC, 2008.</w:t>
            </w:r>
          </w:p>
          <w:p w:rsidR="001B2101" w:rsidRPr="00BF1A4C" w:rsidRDefault="001B2101" w:rsidP="00042E59">
            <w:pPr>
              <w:pStyle w:val="Corpodetexto"/>
              <w:spacing w:after="0"/>
              <w:jc w:val="both"/>
              <w:rPr>
                <w:lang w:val="pt-BR" w:eastAsia="pt-BR"/>
              </w:rPr>
            </w:pPr>
            <w:r w:rsidRPr="00BF1A4C">
              <w:rPr>
                <w:lang w:val="pt-BR" w:eastAsia="pt-BR"/>
              </w:rPr>
              <w:t xml:space="preserve">ALECRIM, P. D. de. </w:t>
            </w:r>
            <w:r w:rsidRPr="00BF1A4C">
              <w:rPr>
                <w:b/>
                <w:lang w:val="pt-BR" w:eastAsia="pt-BR"/>
              </w:rPr>
              <w:t>Simulação computacional para redes de computadores</w:t>
            </w:r>
            <w:r w:rsidRPr="00BF1A4C">
              <w:rPr>
                <w:lang w:val="pt-BR" w:eastAsia="pt-BR"/>
              </w:rPr>
              <w:t>. Rio de Janeiro: Ciência Moderna, 2009.</w:t>
            </w:r>
          </w:p>
        </w:tc>
      </w:tr>
    </w:tbl>
    <w:p w:rsidR="001B2101" w:rsidRPr="00A87E9E" w:rsidRDefault="001B2101" w:rsidP="001B2101">
      <w:pPr>
        <w:pStyle w:val="Legenda"/>
        <w:rPr>
          <w:b/>
        </w:rPr>
      </w:pPr>
    </w:p>
    <w:p w:rsidR="001B2101" w:rsidRPr="00A87E9E" w:rsidRDefault="001B2101" w:rsidP="001B2101">
      <w:pPr>
        <w:pStyle w:val="Legenda"/>
        <w:rPr>
          <w:b/>
        </w:rPr>
      </w:pPr>
    </w:p>
    <w:p w:rsidR="001B2101" w:rsidRPr="00A87E9E" w:rsidRDefault="001B2101" w:rsidP="00E01E75">
      <w:pPr>
        <w:pStyle w:val="PPCs"/>
        <w:numPr>
          <w:ilvl w:val="1"/>
          <w:numId w:val="10"/>
        </w:numPr>
      </w:pPr>
      <w:bookmarkStart w:id="78" w:name="_Toc388901811"/>
      <w:bookmarkStart w:id="79" w:name="_Toc391299551"/>
      <w:r w:rsidRPr="00A87E9E">
        <w:t>Ementário para o 8º período</w:t>
      </w:r>
      <w:bookmarkEnd w:id="78"/>
      <w:bookmarkEnd w:id="79"/>
    </w:p>
    <w:p w:rsidR="001B2101" w:rsidRPr="00A87E9E" w:rsidRDefault="001B2101" w:rsidP="001B2101"/>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rPr>
          <w:trHeight w:hRule="exact" w:val="567"/>
        </w:trPr>
        <w:tc>
          <w:tcPr>
            <w:tcW w:w="9180" w:type="dxa"/>
            <w:gridSpan w:val="2"/>
            <w:tcBorders>
              <w:bottom w:val="single" w:sz="4" w:space="0" w:color="auto"/>
            </w:tcBorders>
            <w:vAlign w:val="center"/>
          </w:tcPr>
          <w:p w:rsidR="001B2101" w:rsidRPr="00A87E9E" w:rsidRDefault="001B2101" w:rsidP="001B2101">
            <w:pPr>
              <w:pStyle w:val="Subttulo"/>
              <w:rPr>
                <w:lang w:val="pt-BR"/>
              </w:rPr>
            </w:pPr>
            <w:r w:rsidRPr="00A87E9E">
              <w:rPr>
                <w:lang w:val="pt-BR"/>
              </w:rPr>
              <w:t>8º Período</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Educação a Distância 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pStyle w:val="Bibliografia"/>
              <w:jc w:val="both"/>
              <w:rPr>
                <w:lang w:val="pt-BR"/>
              </w:rPr>
            </w:pPr>
            <w:r w:rsidRPr="00A87E9E">
              <w:rPr>
                <w:lang w:val="pt-BR"/>
              </w:rPr>
              <w:t>Educação a Distância: elementos básicos e seus papéis. Modalidades do ensino a distância: classificação quanto ao tempo e espaço, quanto aos objetivos e quanto a forma de interação. Recursos tecnológicos para educação à distância: comunicação síncrona/assíncrona, busca de informações, estudos individualizados, atividades cooperativas. Modelagem de ambientes para educação a distância: análise de requisitos, definição de atividades e procedimentos, seleção e integração dos recursos, construção de um protótipo. Análise e avaliação de ambientes para educação a distância: metodologias de análise e requisitos e procedimentos de avaliação.</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pStyle w:val="Bibliografia"/>
              <w:jc w:val="both"/>
              <w:rPr>
                <w:lang w:val="pt-BR"/>
              </w:rPr>
            </w:pPr>
            <w:r w:rsidRPr="00A87E9E">
              <w:rPr>
                <w:lang w:val="pt-BR"/>
              </w:rPr>
              <w:t xml:space="preserve">LÉVY, P. </w:t>
            </w:r>
            <w:r w:rsidRPr="00A87E9E">
              <w:rPr>
                <w:b/>
                <w:lang w:val="pt-BR"/>
              </w:rPr>
              <w:t xml:space="preserve">Cibercultura. </w:t>
            </w:r>
            <w:r w:rsidRPr="00A87E9E">
              <w:rPr>
                <w:lang w:val="pt-BR"/>
              </w:rPr>
              <w:t>3. ed. São Paulo: Editora 34, 2010.</w:t>
            </w:r>
          </w:p>
          <w:p w:rsidR="001B2101" w:rsidRPr="00A87E9E" w:rsidRDefault="001B2101" w:rsidP="00042E59">
            <w:pPr>
              <w:pStyle w:val="Bibliografia"/>
              <w:jc w:val="both"/>
              <w:rPr>
                <w:lang w:val="pt-BR"/>
              </w:rPr>
            </w:pPr>
            <w:r w:rsidRPr="00A87E9E">
              <w:rPr>
                <w:b/>
                <w:bCs/>
                <w:lang w:val="pt-BR"/>
              </w:rPr>
              <w:t>Educação profissional e a lógica das competências.</w:t>
            </w:r>
            <w:r w:rsidRPr="00A87E9E">
              <w:rPr>
                <w:lang w:val="pt-BR"/>
              </w:rPr>
              <w:t xml:space="preserve"> 2. ed. Petrópolis:Vozes, 2010.</w:t>
            </w:r>
          </w:p>
          <w:p w:rsidR="001B2101" w:rsidRPr="00A87E9E" w:rsidRDefault="001B2101" w:rsidP="00042E59">
            <w:pPr>
              <w:jc w:val="both"/>
              <w:rPr>
                <w:color w:val="339966"/>
                <w:lang w:val="pt-BR"/>
              </w:rPr>
            </w:pPr>
            <w:r w:rsidRPr="00A87E9E">
              <w:rPr>
                <w:lang w:val="pt-BR"/>
              </w:rPr>
              <w:t xml:space="preserve">KENSKI, V. M. </w:t>
            </w:r>
            <w:r w:rsidRPr="00A87E9E">
              <w:rPr>
                <w:b/>
                <w:bCs/>
                <w:lang w:val="pt-BR"/>
              </w:rPr>
              <w:t>Tecnologias e ensino presencial e a distância.</w:t>
            </w:r>
            <w:r w:rsidRPr="00A87E9E">
              <w:rPr>
                <w:lang w:val="pt-BR"/>
              </w:rPr>
              <w:t xml:space="preserve"> 3.ed. Campinas,SP: Papirus, 2006.</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vAlign w:val="bottom"/>
          </w:tcPr>
          <w:p w:rsidR="001B2101" w:rsidRPr="00BF1A4C" w:rsidRDefault="001B2101" w:rsidP="00042E59">
            <w:pPr>
              <w:pStyle w:val="Corpodetexto"/>
              <w:spacing w:after="0"/>
              <w:jc w:val="both"/>
              <w:rPr>
                <w:lang w:val="pt-BR" w:eastAsia="pt-BR"/>
              </w:rPr>
            </w:pPr>
            <w:r w:rsidRPr="00BF1A4C">
              <w:rPr>
                <w:lang w:val="pt-BR" w:eastAsia="pt-BR"/>
              </w:rPr>
              <w:t>MOORE, M.; KEARSLEY, G.</w:t>
            </w:r>
            <w:r w:rsidRPr="00BF1A4C">
              <w:rPr>
                <w:b/>
                <w:bCs/>
                <w:lang w:val="pt-BR" w:eastAsia="pt-BR"/>
              </w:rPr>
              <w:t xml:space="preserve"> Educação a distância: uma visão integrada. </w:t>
            </w:r>
            <w:r w:rsidRPr="00BF1A4C">
              <w:rPr>
                <w:lang w:val="pt-BR" w:eastAsia="pt-BR"/>
              </w:rPr>
              <w:t>São Paulo:</w:t>
            </w:r>
            <w:r w:rsidRPr="00BF1A4C">
              <w:rPr>
                <w:b/>
                <w:bCs/>
                <w:lang w:val="pt-BR" w:eastAsia="pt-BR"/>
              </w:rPr>
              <w:t xml:space="preserve"> </w:t>
            </w:r>
            <w:r w:rsidRPr="00BF1A4C">
              <w:rPr>
                <w:lang w:val="pt-BR" w:eastAsia="pt-BR"/>
              </w:rPr>
              <w:t>Cencage Learning, 2007.</w:t>
            </w:r>
          </w:p>
          <w:p w:rsidR="001B2101" w:rsidRPr="00BF1A4C" w:rsidRDefault="001B2101" w:rsidP="00042E59">
            <w:pPr>
              <w:pStyle w:val="Corpodetexto"/>
              <w:spacing w:after="0"/>
              <w:jc w:val="both"/>
              <w:rPr>
                <w:lang w:val="pt-BR" w:eastAsia="pt-BR"/>
              </w:rPr>
            </w:pPr>
            <w:r w:rsidRPr="00BF1A4C">
              <w:rPr>
                <w:lang w:val="pt-BR" w:eastAsia="pt-BR"/>
              </w:rPr>
              <w:t xml:space="preserve">MATTAR, J. </w:t>
            </w:r>
            <w:r w:rsidRPr="00BF1A4C">
              <w:rPr>
                <w:b/>
                <w:bCs/>
                <w:lang w:val="pt-BR" w:eastAsia="pt-BR"/>
              </w:rPr>
              <w:t>Guia de educação a distância</w:t>
            </w:r>
            <w:r w:rsidRPr="00BF1A4C">
              <w:rPr>
                <w:lang w:val="pt-BR" w:eastAsia="pt-BR"/>
              </w:rPr>
              <w:t>. São Paulo: Cencage, 2011.</w:t>
            </w:r>
          </w:p>
          <w:p w:rsidR="001B2101" w:rsidRPr="00BF1A4C" w:rsidRDefault="001B2101" w:rsidP="00042E59">
            <w:pPr>
              <w:pStyle w:val="Corpodetexto"/>
              <w:spacing w:after="0"/>
              <w:jc w:val="both"/>
              <w:rPr>
                <w:lang w:val="pt-BR" w:eastAsia="pt-BR"/>
              </w:rPr>
            </w:pPr>
            <w:r w:rsidRPr="00BF1A4C">
              <w:rPr>
                <w:lang w:val="pt-BR" w:eastAsia="pt-BR"/>
              </w:rPr>
              <w:t xml:space="preserve">MATTAR, J. </w:t>
            </w:r>
            <w:r w:rsidRPr="00BF1A4C">
              <w:rPr>
                <w:b/>
                <w:bCs/>
                <w:lang w:val="pt-BR" w:eastAsia="pt-BR"/>
              </w:rPr>
              <w:t>Tutoria e interação em educação a distância.</w:t>
            </w:r>
            <w:r w:rsidRPr="00BF1A4C">
              <w:rPr>
                <w:lang w:val="pt-BR" w:eastAsia="pt-BR"/>
              </w:rPr>
              <w:t xml:space="preserve"> São Paulo: Cencage Learning, 2012.</w:t>
            </w:r>
          </w:p>
          <w:p w:rsidR="001B2101" w:rsidRPr="00BF1A4C" w:rsidRDefault="001B2101" w:rsidP="00042E59">
            <w:pPr>
              <w:pStyle w:val="Corpodetexto"/>
              <w:spacing w:after="0"/>
              <w:jc w:val="both"/>
              <w:rPr>
                <w:lang w:val="pt-BR" w:eastAsia="pt-BR"/>
              </w:rPr>
            </w:pPr>
            <w:r w:rsidRPr="00BF1A4C">
              <w:rPr>
                <w:lang w:val="pt-BR" w:eastAsia="pt-BR"/>
              </w:rPr>
              <w:t xml:space="preserve">FORMIGA, M.; LITTO, F. M. </w:t>
            </w:r>
            <w:r w:rsidRPr="00BF1A4C">
              <w:rPr>
                <w:b/>
                <w:bCs/>
                <w:lang w:val="pt-BR" w:eastAsia="pt-BR"/>
              </w:rPr>
              <w:t xml:space="preserve">Educação a distância: o estado da arte. </w:t>
            </w:r>
            <w:r w:rsidRPr="00BF1A4C">
              <w:rPr>
                <w:lang w:val="pt-BR" w:eastAsia="pt-BR"/>
              </w:rPr>
              <w:t>Volume 2. São Paulo: Pearson Prentice Hall, 2012.</w:t>
            </w:r>
          </w:p>
          <w:p w:rsidR="001B2101" w:rsidRPr="00BF1A4C" w:rsidRDefault="001B2101" w:rsidP="00042E59">
            <w:pPr>
              <w:pStyle w:val="Corpodetexto"/>
              <w:spacing w:after="0"/>
              <w:jc w:val="both"/>
              <w:rPr>
                <w:lang w:val="pt-BR" w:eastAsia="pt-BR"/>
              </w:rPr>
            </w:pPr>
            <w:r w:rsidRPr="00BF1A4C">
              <w:rPr>
                <w:lang w:val="pt-BR" w:eastAsia="pt-BR"/>
              </w:rPr>
              <w:t xml:space="preserve">BEHAR, P. A; et. All. </w:t>
            </w:r>
            <w:r w:rsidRPr="00BF1A4C">
              <w:rPr>
                <w:b/>
                <w:bCs/>
                <w:lang w:val="pt-BR" w:eastAsia="pt-BR"/>
              </w:rPr>
              <w:t>Modelos pedagógicos em educação a distância.</w:t>
            </w:r>
            <w:r w:rsidRPr="00BF1A4C">
              <w:rPr>
                <w:lang w:val="pt-BR" w:eastAsia="pt-BR"/>
              </w:rPr>
              <w:t xml:space="preserve"> Artmed,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Educação Inclusiva</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jc w:val="both"/>
              <w:rPr>
                <w:rFonts w:cs="Times New Roman"/>
                <w:lang w:val="pt-BR" w:eastAsia="pt-BR" w:bidi="ar-SA"/>
              </w:rPr>
            </w:pPr>
            <w:r w:rsidRPr="00A87E9E">
              <w:rPr>
                <w:rFonts w:cs="Times New Roman"/>
                <w:lang w:val="pt-BR" w:eastAsia="pt-BR" w:bidi="ar-SA"/>
              </w:rPr>
              <w:t xml:space="preserve">As diferentes necessidades humanas e as abordagens metodológicas para a educação dos alunos com necessidades especiais. Conceitos, histórico, contexto social. Adaptações curriculares e flexibilização dos conteúdos nas diferentes necessidades. Políticas públicas para inserção, permanência e saída com sucesso do portador de necessidades especiais na escola regular. </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BF1A4C" w:rsidRDefault="001B2101" w:rsidP="00042E59">
            <w:pPr>
              <w:pStyle w:val="Corpodetexto"/>
              <w:spacing w:after="0"/>
              <w:jc w:val="both"/>
              <w:rPr>
                <w:lang w:val="pt-BR" w:eastAsia="pt-BR"/>
              </w:rPr>
            </w:pPr>
            <w:r w:rsidRPr="00BF1A4C">
              <w:rPr>
                <w:lang w:val="pt-BR" w:eastAsia="pt-BR"/>
              </w:rPr>
              <w:t xml:space="preserve">BRASIL/MEC. </w:t>
            </w:r>
            <w:r w:rsidRPr="00BF1A4C">
              <w:rPr>
                <w:b/>
                <w:lang w:val="pt-BR" w:eastAsia="pt-BR"/>
              </w:rPr>
              <w:t>Políticas educacionais e práticas pedagógicas: para além da mercadorização do conhecimento</w:t>
            </w:r>
            <w:r w:rsidRPr="00BF1A4C">
              <w:rPr>
                <w:lang w:val="pt-BR" w:eastAsia="pt-BR"/>
              </w:rPr>
              <w:t>. 2ª ed. Campinas: Alínea, 2010.</w:t>
            </w:r>
          </w:p>
          <w:p w:rsidR="001B2101" w:rsidRPr="00BF1A4C" w:rsidRDefault="001B2101" w:rsidP="00042E59">
            <w:pPr>
              <w:pStyle w:val="Corpodetexto"/>
              <w:spacing w:after="0"/>
              <w:jc w:val="both"/>
              <w:rPr>
                <w:color w:val="000000"/>
                <w:shd w:val="clear" w:color="auto" w:fill="FFFFFF"/>
                <w:lang w:val="pt-BR" w:eastAsia="pt-BR"/>
              </w:rPr>
            </w:pPr>
            <w:r w:rsidRPr="00BF1A4C">
              <w:rPr>
                <w:color w:val="000000"/>
                <w:shd w:val="clear" w:color="auto" w:fill="FFFFFF"/>
                <w:lang w:val="pt-BR" w:eastAsia="pt-BR"/>
              </w:rPr>
              <w:t xml:space="preserve">BRASIL/MEC. </w:t>
            </w:r>
            <w:r w:rsidRPr="00BF1A4C">
              <w:rPr>
                <w:b/>
                <w:color w:val="000000"/>
                <w:shd w:val="clear" w:color="auto" w:fill="FFFFFF"/>
                <w:lang w:val="pt-BR" w:eastAsia="pt-BR"/>
              </w:rPr>
              <w:t>Políticas públicas educacionais</w:t>
            </w:r>
            <w:r w:rsidRPr="00BF1A4C">
              <w:rPr>
                <w:color w:val="000000"/>
                <w:shd w:val="clear" w:color="auto" w:fill="FFFFFF"/>
                <w:lang w:val="pt-BR" w:eastAsia="pt-BR"/>
              </w:rPr>
              <w:t>. 2. ed. Campinas, SP: Alínea, 2011.</w:t>
            </w:r>
          </w:p>
          <w:p w:rsidR="001B2101" w:rsidRPr="00BF1A4C" w:rsidRDefault="001B2101" w:rsidP="00042E59">
            <w:pPr>
              <w:pStyle w:val="Corpodetexto"/>
              <w:spacing w:after="0"/>
              <w:jc w:val="both"/>
              <w:rPr>
                <w:lang w:val="pt-BR" w:eastAsia="pt-BR"/>
              </w:rPr>
            </w:pPr>
            <w:r w:rsidRPr="00BF1A4C">
              <w:rPr>
                <w:lang w:val="pt-BR" w:eastAsia="pt-BR"/>
              </w:rPr>
              <w:lastRenderedPageBreak/>
              <w:t xml:space="preserve">BIANCHETTI, L. ; FREIRE, I. M. </w:t>
            </w:r>
            <w:r w:rsidRPr="00BF1A4C">
              <w:rPr>
                <w:b/>
                <w:lang w:val="pt-BR" w:eastAsia="pt-BR"/>
              </w:rPr>
              <w:t>Um olhar sobre a diferença : interação, trabalho e cidadania.</w:t>
            </w:r>
            <w:r w:rsidRPr="00BF1A4C">
              <w:rPr>
                <w:lang w:val="pt-BR" w:eastAsia="pt-BR"/>
              </w:rPr>
              <w:t xml:space="preserve"> Campinas: Papirus, 1998.</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Bibliografia complementar</w:t>
            </w:r>
          </w:p>
        </w:tc>
        <w:tc>
          <w:tcPr>
            <w:tcW w:w="7512" w:type="dxa"/>
            <w:tcBorders>
              <w:bottom w:val="single" w:sz="4" w:space="0" w:color="auto"/>
            </w:tcBorders>
            <w:vAlign w:val="bottom"/>
          </w:tcPr>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t xml:space="preserve">ALVES, E. R. </w:t>
            </w:r>
            <w:r w:rsidRPr="00A87E9E">
              <w:rPr>
                <w:b/>
              </w:rPr>
              <w:t>Etnomatemática : multiculturalismo em sala de aula.</w:t>
            </w:r>
            <w:r w:rsidRPr="00A87E9E">
              <w:t xml:space="preserve"> São Paulo: Porto das Ideiais, 2010.</w:t>
            </w:r>
          </w:p>
          <w:p w:rsidR="001B2101" w:rsidRPr="00A87E9E" w:rsidRDefault="001B2101" w:rsidP="00042E59">
            <w:pPr>
              <w:widowControl/>
              <w:suppressAutoHyphens w:val="0"/>
              <w:autoSpaceDE w:val="0"/>
              <w:adjustRightInd w:val="0"/>
              <w:jc w:val="both"/>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ANTUNES, C. </w:t>
            </w:r>
            <w:r w:rsidRPr="00A87E9E">
              <w:rPr>
                <w:rFonts w:cs="Times New Roman"/>
                <w:b/>
                <w:color w:val="000000"/>
                <w:kern w:val="0"/>
                <w:lang w:val="pt-BR" w:eastAsia="pt-BR" w:bidi="ar-SA"/>
              </w:rPr>
              <w:t>Como desenvolver as competências em sala de aula</w:t>
            </w:r>
            <w:r w:rsidRPr="00A87E9E">
              <w:rPr>
                <w:rFonts w:cs="Times New Roman"/>
                <w:color w:val="000000"/>
                <w:kern w:val="0"/>
                <w:lang w:val="pt-BR" w:eastAsia="pt-BR" w:bidi="ar-SA"/>
              </w:rPr>
              <w:t>. 9. ed. Petrópolis: Vozes, 2010.</w:t>
            </w:r>
          </w:p>
          <w:p w:rsidR="001B2101" w:rsidRPr="00A87E9E" w:rsidRDefault="001B2101" w:rsidP="00042E59">
            <w:pPr>
              <w:jc w:val="both"/>
              <w:rPr>
                <w:lang w:val="pt-BR"/>
              </w:rPr>
            </w:pPr>
            <w:r w:rsidRPr="00A87E9E">
              <w:rPr>
                <w:lang w:val="pt-BR"/>
              </w:rPr>
              <w:t xml:space="preserve">ALARCÃO, Isabel. </w:t>
            </w:r>
            <w:r w:rsidRPr="00A87E9E">
              <w:rPr>
                <w:b/>
                <w:lang w:val="pt-BR"/>
              </w:rPr>
              <w:t>Professores reflexivos em uma escola reflexiva</w:t>
            </w:r>
            <w:r w:rsidRPr="00A87E9E">
              <w:rPr>
                <w:lang w:val="pt-BR"/>
              </w:rPr>
              <w:t>. 8.ed. São Paulo: Cortez, 2011.</w:t>
            </w:r>
          </w:p>
          <w:p w:rsidR="001B2101" w:rsidRPr="00A87E9E" w:rsidRDefault="001B2101" w:rsidP="00042E59">
            <w:pPr>
              <w:pStyle w:val="Contedodetabela"/>
              <w:snapToGrid w:val="0"/>
              <w:jc w:val="both"/>
              <w:rPr>
                <w:shd w:val="clear" w:color="auto" w:fill="FFFFFF"/>
                <w:lang w:val="pt-BR" w:eastAsia="pt-BR"/>
              </w:rPr>
            </w:pPr>
            <w:r w:rsidRPr="00A87E9E">
              <w:rPr>
                <w:shd w:val="clear" w:color="auto" w:fill="FFFFFF"/>
                <w:lang w:eastAsia="pt-BR"/>
              </w:rPr>
              <w:t xml:space="preserve">BRASIL/MEC. </w:t>
            </w:r>
            <w:r w:rsidRPr="00A87E9E">
              <w:rPr>
                <w:b/>
                <w:shd w:val="clear" w:color="auto" w:fill="FFFFFF"/>
                <w:lang w:eastAsia="pt-BR"/>
              </w:rPr>
              <w:t>O Programa Diversidade na Universidade e a Construção de uma Política</w:t>
            </w:r>
            <w:r w:rsidRPr="00A87E9E">
              <w:rPr>
                <w:shd w:val="clear" w:color="auto" w:fill="FFFFFF"/>
                <w:lang w:eastAsia="pt-BR"/>
              </w:rPr>
              <w:t xml:space="preserve"> </w:t>
            </w:r>
            <w:r w:rsidRPr="00A87E9E">
              <w:rPr>
                <w:b/>
                <w:shd w:val="clear" w:color="auto" w:fill="FFFFFF"/>
                <w:lang w:eastAsia="pt-BR"/>
              </w:rPr>
              <w:t>Educacional anti-racista</w:t>
            </w:r>
            <w:r w:rsidRPr="00A87E9E">
              <w:rPr>
                <w:shd w:val="clear" w:color="auto" w:fill="FFFFFF"/>
                <w:lang w:eastAsia="pt-BR"/>
              </w:rPr>
              <w:t xml:space="preserve">. 1.ed. Brasilia: </w:t>
            </w:r>
            <w:r w:rsidRPr="00A87E9E">
              <w:rPr>
                <w:shd w:val="clear" w:color="auto" w:fill="FFFFFF"/>
                <w:lang w:val="pt-BR" w:eastAsia="pt-BR"/>
              </w:rPr>
              <w:t>MEC</w:t>
            </w:r>
            <w:r w:rsidRPr="00A87E9E">
              <w:rPr>
                <w:shd w:val="clear" w:color="auto" w:fill="FFFFFF"/>
                <w:lang w:eastAsia="pt-BR"/>
              </w:rPr>
              <w:t xml:space="preserve">, 2007. </w:t>
            </w:r>
          </w:p>
          <w:p w:rsidR="001B2101" w:rsidRPr="00A87E9E" w:rsidRDefault="001B2101" w:rsidP="00042E59">
            <w:pPr>
              <w:pStyle w:val="Contedodetabela"/>
              <w:snapToGrid w:val="0"/>
              <w:jc w:val="both"/>
              <w:rPr>
                <w:shd w:val="clear" w:color="auto" w:fill="FFFFFF"/>
                <w:lang w:val="pt-BR" w:eastAsia="pt-BR"/>
              </w:rPr>
            </w:pPr>
            <w:r w:rsidRPr="00A87E9E">
              <w:rPr>
                <w:szCs w:val="20"/>
              </w:rPr>
              <w:t xml:space="preserve">NOGUEIRA, A. L. H. </w:t>
            </w:r>
            <w:r w:rsidRPr="00A87E9E">
              <w:rPr>
                <w:b/>
                <w:bCs/>
                <w:szCs w:val="20"/>
              </w:rPr>
              <w:t>Questões do desenvolvimento humano: práticas e sentidos.</w:t>
            </w:r>
            <w:r w:rsidRPr="00A87E9E">
              <w:rPr>
                <w:szCs w:val="20"/>
              </w:rPr>
              <w:t xml:space="preserve"> Campinas: Mercado de Letras, 2010.</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Tópicos em Computação</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BF1A4C" w:rsidRDefault="001B2101" w:rsidP="00042E59">
            <w:pPr>
              <w:pStyle w:val="Corpodetexto"/>
              <w:jc w:val="both"/>
              <w:rPr>
                <w:lang w:val="pt-BR" w:eastAsia="pt-BR"/>
              </w:rPr>
            </w:pPr>
            <w:r w:rsidRPr="00BF1A4C">
              <w:rPr>
                <w:lang w:val="pt-BR" w:eastAsia="pt-BR"/>
              </w:rPr>
              <w:t xml:space="preserve"> Ementa variável objetivando abordar tópicos em Computação Educacional ou conteúdos correlacionados, de acordo com processos evolutivos e/ou tendências da área. Apresentação de conteúdos relevantes da área de Licenciatura em Computação, não abordados em conteúdos anteriores.</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widowControl/>
              <w:suppressAutoHyphens w:val="0"/>
              <w:autoSpaceDE w:val="0"/>
              <w:adjustRightInd w:val="0"/>
              <w:jc w:val="both"/>
              <w:textAlignment w:val="auto"/>
              <w:rPr>
                <w:rFonts w:cs="Times New Roman"/>
                <w:kern w:val="0"/>
                <w:szCs w:val="20"/>
                <w:lang w:val="pt-BR" w:eastAsia="pt-BR" w:bidi="ar-SA"/>
              </w:rPr>
            </w:pPr>
            <w:r w:rsidRPr="00A87E9E">
              <w:t xml:space="preserve"> </w:t>
            </w:r>
            <w:r w:rsidRPr="00A87E9E">
              <w:rPr>
                <w:rFonts w:cs="Times New Roman"/>
                <w:kern w:val="0"/>
                <w:szCs w:val="20"/>
                <w:lang w:val="pt-BR" w:eastAsia="pt-BR" w:bidi="ar-SA"/>
              </w:rPr>
              <w:t xml:space="preserve">Variável de acordo com o conteúdo a ser ministrado. </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vAlign w:val="bottom"/>
          </w:tcPr>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szCs w:val="20"/>
                <w:lang w:val="pt-BR" w:eastAsia="pt-BR" w:bidi="ar-SA"/>
              </w:rPr>
              <w:t xml:space="preserve"> Variável de acordo com o conteúdo a ser ministrado.</w:t>
            </w:r>
          </w:p>
        </w:tc>
      </w:tr>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vAlign w:val="bottom"/>
          </w:tcPr>
          <w:p w:rsidR="001B2101" w:rsidRPr="00A87E9E" w:rsidRDefault="001B2101" w:rsidP="00042E59">
            <w:pPr>
              <w:rPr>
                <w:rFonts w:cs="Times New Roman"/>
                <w:b/>
                <w:lang w:val="pt-BR"/>
              </w:rPr>
            </w:pPr>
            <w:r w:rsidRPr="00A87E9E">
              <w:rPr>
                <w:rFonts w:cs="Times New Roman"/>
                <w:b/>
                <w:lang w:val="pt-BR"/>
              </w:rPr>
              <w:t>Trabalho de Conclusão de Curso II</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Borders>
              <w:bottom w:val="single" w:sz="4" w:space="0" w:color="auto"/>
            </w:tcBorders>
          </w:tcPr>
          <w:p w:rsidR="001B2101" w:rsidRPr="00A87E9E" w:rsidRDefault="001B2101" w:rsidP="00042E59">
            <w:pPr>
              <w:pStyle w:val="NormalWeb"/>
              <w:jc w:val="both"/>
              <w:rPr>
                <w:sz w:val="20"/>
                <w:szCs w:val="20"/>
                <w:lang w:val="pt-BR"/>
              </w:rPr>
            </w:pPr>
            <w:r w:rsidRPr="00A87E9E">
              <w:rPr>
                <w:lang w:val="pt-BR"/>
              </w:rPr>
              <w:t>Orientação específica para o desenvolvimento dos trabalhos  de conclusão de curso. Forma, conteúdo, aspectos técnicos e construção lógica dos trabalhos da habilitação licenciatura. Apresentação e defesa do trabalho de conclusão de curso.</w:t>
            </w:r>
            <w:r w:rsidRPr="00A87E9E">
              <w:rPr>
                <w:sz w:val="20"/>
                <w:szCs w:val="20"/>
                <w:lang w:val="pt-BR"/>
              </w:rPr>
              <w:t xml:space="preserve"> </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w:t>
            </w:r>
            <w:r w:rsidR="00996DEF" w:rsidRPr="00A87E9E">
              <w:rPr>
                <w:rFonts w:cs="Times New Roman"/>
                <w:lang w:val="pt-BR" w:eastAsia="pt-BR" w:bidi="ar-SA"/>
              </w:rPr>
              <w:t>B</w:t>
            </w:r>
            <w:r w:rsidRPr="00A87E9E">
              <w:rPr>
                <w:rFonts w:cs="Times New Roman"/>
                <w:lang w:val="pt-BR" w:eastAsia="pt-BR" w:bidi="ar-SA"/>
              </w:rPr>
              <w:t>ásica</w:t>
            </w:r>
          </w:p>
        </w:tc>
        <w:tc>
          <w:tcPr>
            <w:tcW w:w="7512" w:type="dxa"/>
            <w:tcBorders>
              <w:bottom w:val="single" w:sz="4" w:space="0" w:color="auto"/>
            </w:tcBorders>
          </w:tcPr>
          <w:p w:rsidR="001B2101" w:rsidRPr="00A87E9E" w:rsidRDefault="001B2101" w:rsidP="00042E59">
            <w:pPr>
              <w:jc w:val="both"/>
              <w:rPr>
                <w:lang w:val="pt-BR"/>
              </w:rPr>
            </w:pPr>
            <w:r w:rsidRPr="00A87E9E">
              <w:rPr>
                <w:b/>
                <w:lang w:val="pt-BR"/>
              </w:rPr>
              <w:t>Manual para normalização de trabalhos acadêmicos do IFSULDEMINAS – Câmpus Machado</w:t>
            </w:r>
            <w:r w:rsidRPr="00A87E9E">
              <w:rPr>
                <w:lang w:val="pt-BR"/>
              </w:rPr>
              <w:t>. Machado: Biblioteca Rêmulo Paulino da Costa, 2011. Disponível em: http://www.mch.ifsuldeminas.edu.br/ ~biblioteca /documentos/Manual.pdf</w:t>
            </w:r>
          </w:p>
          <w:p w:rsidR="001B2101" w:rsidRPr="00A87E9E" w:rsidRDefault="001B2101" w:rsidP="00042E59">
            <w:pPr>
              <w:snapToGrid w:val="0"/>
              <w:rPr>
                <w:lang w:val="pt-BR"/>
              </w:rPr>
            </w:pPr>
            <w:r w:rsidRPr="00A87E9E">
              <w:rPr>
                <w:lang w:val="pt-BR"/>
              </w:rPr>
              <w:t xml:space="preserve">BOGDAN, R.; BIKLEN,S. </w:t>
            </w:r>
            <w:r w:rsidRPr="00A87E9E">
              <w:rPr>
                <w:b/>
                <w:lang w:val="pt-BR"/>
              </w:rPr>
              <w:t>Investigação qualitativa em educação: uma introdução à teoria e aos métodos</w:t>
            </w:r>
            <w:r w:rsidRPr="00A87E9E">
              <w:rPr>
                <w:lang w:val="pt-BR"/>
              </w:rPr>
              <w:t>. Porto: Porto Editora, 1997.</w:t>
            </w:r>
          </w:p>
          <w:p w:rsidR="001B2101" w:rsidRPr="00A87E9E" w:rsidRDefault="001B2101" w:rsidP="00042E59">
            <w:pPr>
              <w:snapToGrid w:val="0"/>
              <w:rPr>
                <w:lang w:val="pt-BR"/>
              </w:rPr>
            </w:pPr>
            <w:r w:rsidRPr="00A87E9E">
              <w:rPr>
                <w:lang w:val="pt-BR"/>
              </w:rPr>
              <w:t xml:space="preserve">GIL, Antonio Carlos. </w:t>
            </w:r>
            <w:r w:rsidRPr="00A87E9E">
              <w:rPr>
                <w:b/>
                <w:lang w:val="pt-BR"/>
              </w:rPr>
              <w:t>Como elaborar projetos de pesquisa</w:t>
            </w:r>
            <w:r w:rsidRPr="00A87E9E">
              <w:rPr>
                <w:lang w:val="pt-BR"/>
              </w:rPr>
              <w:t xml:space="preserve">. São Paulo: Atlas, 1991. </w:t>
            </w:r>
          </w:p>
          <w:p w:rsidR="001B2101" w:rsidRPr="00A87E9E" w:rsidRDefault="001B2101" w:rsidP="00042E59">
            <w:pPr>
              <w:snapToGrid w:val="0"/>
              <w:rPr>
                <w:lang w:val="pt-BR"/>
              </w:rPr>
            </w:pPr>
            <w:r w:rsidRPr="00A87E9E">
              <w:rPr>
                <w:lang w:val="pt-BR"/>
              </w:rPr>
              <w:t>SEVERINO, Antonio Joaquim. Metodologia do trabalho científico. São Paulo: Cortez, 2000.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snapToGrid w:val="0"/>
              <w:rPr>
                <w:lang w:val="pt-BR"/>
              </w:rPr>
            </w:pPr>
            <w:r w:rsidRPr="00A87E9E">
              <w:rPr>
                <w:lang w:val="pt-BR"/>
              </w:rPr>
              <w:t xml:space="preserve">GIL, A. C. </w:t>
            </w:r>
            <w:r w:rsidRPr="00A87E9E">
              <w:rPr>
                <w:b/>
                <w:lang w:val="pt-BR"/>
              </w:rPr>
              <w:t>Métodos e técnicas de Pesquisa social</w:t>
            </w:r>
            <w:r w:rsidRPr="00A87E9E">
              <w:rPr>
                <w:lang w:val="pt-BR"/>
              </w:rPr>
              <w:t>. 6. ed. São Paulo: Atlas, 2011.</w:t>
            </w:r>
          </w:p>
          <w:p w:rsidR="001B2101" w:rsidRPr="00A87E9E" w:rsidRDefault="001B2101" w:rsidP="00042E59">
            <w:pPr>
              <w:snapToGrid w:val="0"/>
              <w:rPr>
                <w:lang w:val="pt-BR"/>
              </w:rPr>
            </w:pPr>
            <w:r w:rsidRPr="00A87E9E">
              <w:rPr>
                <w:lang w:val="pt-BR"/>
              </w:rPr>
              <w:t xml:space="preserve">MARCONI, M. de A.; LAKATOS, E. M. </w:t>
            </w:r>
            <w:r w:rsidRPr="00A87E9E">
              <w:rPr>
                <w:b/>
                <w:lang w:val="pt-BR"/>
              </w:rPr>
              <w:t>Técnicas de pesquisa</w:t>
            </w:r>
            <w:r w:rsidRPr="00A87E9E">
              <w:rPr>
                <w:lang w:val="pt-BR"/>
              </w:rPr>
              <w:t>. 7. ed. São Paulo: Atlas, 2011.</w:t>
            </w:r>
          </w:p>
          <w:p w:rsidR="001B2101" w:rsidRPr="00A87E9E" w:rsidRDefault="001B2101" w:rsidP="00042E59">
            <w:pPr>
              <w:snapToGrid w:val="0"/>
              <w:rPr>
                <w:lang w:val="pt-BR"/>
              </w:rPr>
            </w:pPr>
            <w:r w:rsidRPr="00A87E9E">
              <w:rPr>
                <w:lang w:val="pt-BR"/>
              </w:rPr>
              <w:t xml:space="preserve">SECAF, V. </w:t>
            </w:r>
            <w:r w:rsidRPr="00A87E9E">
              <w:rPr>
                <w:b/>
                <w:lang w:val="pt-BR"/>
              </w:rPr>
              <w:t>Artigo científico: do desafio à conquista</w:t>
            </w:r>
            <w:r w:rsidRPr="00A87E9E">
              <w:rPr>
                <w:lang w:val="pt-BR"/>
              </w:rPr>
              <w:t>. São Paulo: Atheneu, 2010.</w:t>
            </w:r>
          </w:p>
          <w:p w:rsidR="001B2101" w:rsidRPr="00A87E9E" w:rsidRDefault="001B2101" w:rsidP="00042E59">
            <w:pPr>
              <w:snapToGrid w:val="0"/>
              <w:rPr>
                <w:lang w:val="pt-BR"/>
              </w:rPr>
            </w:pPr>
            <w:r w:rsidRPr="00A87E9E">
              <w:rPr>
                <w:lang w:val="pt-BR"/>
              </w:rPr>
              <w:t xml:space="preserve">TRIVINOS, A. N. S. </w:t>
            </w:r>
            <w:r w:rsidRPr="00A87E9E">
              <w:rPr>
                <w:b/>
                <w:lang w:val="pt-BR"/>
              </w:rPr>
              <w:t>Introdução à pesquisa em ciências sociais: a pesquisa qualitativa em educação</w:t>
            </w:r>
            <w:r w:rsidRPr="00A87E9E">
              <w:rPr>
                <w:lang w:val="pt-BR"/>
              </w:rPr>
              <w:t>. São Paulo: Atlas: 2011.</w:t>
            </w:r>
          </w:p>
          <w:p w:rsidR="001B2101" w:rsidRPr="00A87E9E" w:rsidRDefault="001B2101" w:rsidP="00042E59">
            <w:pPr>
              <w:snapToGrid w:val="0"/>
              <w:rPr>
                <w:lang w:val="pt-BR"/>
              </w:rPr>
            </w:pPr>
            <w:r w:rsidRPr="00A87E9E">
              <w:rPr>
                <w:lang w:val="pt-BR"/>
              </w:rPr>
              <w:t xml:space="preserve">VIEIRA, S. </w:t>
            </w:r>
            <w:r w:rsidRPr="00A87E9E">
              <w:rPr>
                <w:b/>
                <w:lang w:val="pt-BR"/>
              </w:rPr>
              <w:t>Como elaborar questionário</w:t>
            </w:r>
            <w:r w:rsidRPr="00A87E9E">
              <w:rPr>
                <w:lang w:val="pt-BR"/>
              </w:rPr>
              <w:t>. São Paulo: Atlas, 2009.</w:t>
            </w:r>
          </w:p>
        </w:tc>
      </w:tr>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eastAsia="pt-BR" w:bidi="ar-SA"/>
              </w:rPr>
              <w:t>Prática como componente curricular VIII</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vAlign w:val="bottom"/>
          </w:tcPr>
          <w:p w:rsidR="001B2101" w:rsidRPr="00A87E9E" w:rsidRDefault="001B2101" w:rsidP="00042E59">
            <w:pPr>
              <w:autoSpaceDE w:val="0"/>
              <w:adjustRightInd w:val="0"/>
              <w:jc w:val="both"/>
              <w:rPr>
                <w:rFonts w:cs="Times New Roman"/>
                <w:szCs w:val="22"/>
                <w:lang w:val="pt-BR"/>
              </w:rPr>
            </w:pPr>
            <w:r w:rsidRPr="00A87E9E">
              <w:rPr>
                <w:rFonts w:cs="Times New Roman"/>
                <w:szCs w:val="22"/>
                <w:lang w:val="pt-BR"/>
              </w:rPr>
              <w:t xml:space="preserve">Experiências práticas com software educacionais, simulações, experiências de gestão, organização de planos pedagógicos, capacitação de docentes </w:t>
            </w:r>
            <w:r w:rsidRPr="00A87E9E">
              <w:rPr>
                <w:rFonts w:cs="Times New Roman"/>
                <w:szCs w:val="22"/>
                <w:lang w:val="pt-BR"/>
              </w:rPr>
              <w:lastRenderedPageBreak/>
              <w:t>entre outras várias modalidades tendo como foco as Ferramentas de desenvolvimento Web.</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Pr>
          <w:p w:rsidR="001B2101" w:rsidRPr="00A87E9E" w:rsidRDefault="001B2101" w:rsidP="00042E59">
            <w:pPr>
              <w:widowControl/>
              <w:suppressAutoHyphens w:val="0"/>
              <w:autoSpaceDE w:val="0"/>
              <w:adjustRightInd w:val="0"/>
              <w:jc w:val="both"/>
              <w:textAlignment w:val="auto"/>
              <w:rPr>
                <w:rFonts w:eastAsia="Times New Roman" w:cs="Times New Roman"/>
                <w:color w:val="000000"/>
                <w:kern w:val="0"/>
                <w:szCs w:val="22"/>
                <w:lang w:val="pt-BR" w:eastAsia="pt-BR" w:bidi="ar-SA"/>
              </w:rPr>
            </w:pPr>
            <w:r w:rsidRPr="00A87E9E">
              <w:rPr>
                <w:rFonts w:eastAsia="Times New Roman" w:cs="Times New Roman"/>
                <w:color w:val="000000"/>
                <w:kern w:val="0"/>
                <w:szCs w:val="22"/>
                <w:lang w:val="pt-BR" w:eastAsia="pt-BR" w:bidi="ar-SA"/>
              </w:rPr>
              <w:t xml:space="preserve">FREIRE, P. </w:t>
            </w:r>
            <w:r w:rsidRPr="00A87E9E">
              <w:rPr>
                <w:rFonts w:eastAsia="Times New Roman" w:cs="Times New Roman"/>
                <w:b/>
                <w:color w:val="000000"/>
                <w:kern w:val="0"/>
                <w:szCs w:val="22"/>
                <w:lang w:val="pt-BR" w:eastAsia="pt-BR" w:bidi="ar-SA"/>
              </w:rPr>
              <w:t>Pedagogia da Autonomia: saberes necessários à prática educativa</w:t>
            </w:r>
            <w:r w:rsidRPr="00A87E9E">
              <w:rPr>
                <w:rFonts w:eastAsia="Times New Roman" w:cs="Times New Roman"/>
                <w:i/>
                <w:color w:val="000000"/>
                <w:kern w:val="0"/>
                <w:szCs w:val="22"/>
                <w:lang w:val="pt-BR" w:eastAsia="pt-BR" w:bidi="ar-SA"/>
              </w:rPr>
              <w:t>.</w:t>
            </w:r>
            <w:r w:rsidRPr="00A87E9E">
              <w:rPr>
                <w:rFonts w:eastAsia="Times New Roman" w:cs="Times New Roman"/>
                <w:color w:val="000000"/>
                <w:kern w:val="0"/>
                <w:szCs w:val="22"/>
                <w:lang w:val="pt-BR" w:eastAsia="pt-BR" w:bidi="ar-SA"/>
              </w:rPr>
              <w:t xml:space="preserve"> São Paulo: Paz e Terra, 1996.</w:t>
            </w:r>
          </w:p>
          <w:p w:rsidR="001B2101" w:rsidRPr="00A87E9E" w:rsidRDefault="001B2101" w:rsidP="00042E59">
            <w:pPr>
              <w:jc w:val="both"/>
              <w:rPr>
                <w:lang w:val="pt-BR"/>
              </w:rPr>
            </w:pPr>
            <w:r w:rsidRPr="00A87E9E">
              <w:rPr>
                <w:szCs w:val="20"/>
                <w:lang w:val="pt-BR"/>
              </w:rPr>
              <w:t xml:space="preserve">GUIMARÃES, V. S. </w:t>
            </w:r>
            <w:r w:rsidRPr="00A87E9E">
              <w:rPr>
                <w:b/>
                <w:bCs/>
                <w:szCs w:val="20"/>
                <w:lang w:val="pt-BR"/>
              </w:rPr>
              <w:t>Formação de Professores:</w:t>
            </w:r>
            <w:r w:rsidRPr="00A87E9E">
              <w:rPr>
                <w:b/>
                <w:szCs w:val="20"/>
                <w:lang w:val="pt-BR"/>
              </w:rPr>
              <w:t xml:space="preserve"> saberes, identidade e profissão</w:t>
            </w:r>
            <w:r w:rsidRPr="00A87E9E">
              <w:rPr>
                <w:szCs w:val="20"/>
                <w:lang w:val="pt-BR"/>
              </w:rPr>
              <w:t>. 5. ed. Campinas: Papirus, 2004.</w:t>
            </w:r>
            <w:r w:rsidRPr="00A87E9E">
              <w:rPr>
                <w:lang w:val="pt-BR"/>
              </w:rPr>
              <w:t> </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ANTUNES, C. </w:t>
            </w:r>
            <w:r w:rsidRPr="00A87E9E">
              <w:rPr>
                <w:rFonts w:cs="Times New Roman"/>
                <w:b/>
                <w:kern w:val="0"/>
                <w:lang w:val="pt-BR" w:eastAsia="pt-BR" w:bidi="ar-SA"/>
              </w:rPr>
              <w:t>Como desenvolver as competências em sala de aula</w:t>
            </w:r>
            <w:r w:rsidRPr="00A87E9E">
              <w:rPr>
                <w:rFonts w:cs="Times New Roman"/>
                <w:kern w:val="0"/>
                <w:lang w:val="pt-BR" w:eastAsia="pt-BR" w:bidi="ar-SA"/>
              </w:rPr>
              <w:t>. 9. ed. Petrópolis, Rio de Janeiro: Vozes, 2010.</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pStyle w:val="referencia"/>
              <w:spacing w:before="0" w:after="0"/>
              <w:ind w:firstLine="0"/>
            </w:pPr>
            <w:r w:rsidRPr="00A87E9E">
              <w:t>GAMBOA, M. C. Prática de ensino. Alagoas: EDUFAL, 2011.</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CAMPOS, Casemiro de Medeiros. </w:t>
            </w:r>
            <w:r w:rsidRPr="00A87E9E">
              <w:rPr>
                <w:rFonts w:cs="Times New Roman"/>
                <w:b/>
                <w:kern w:val="0"/>
                <w:lang w:val="pt-BR" w:eastAsia="pt-BR" w:bidi="ar-SA"/>
              </w:rPr>
              <w:t>Saberes docentes e autonomia dos professores</w:t>
            </w:r>
            <w:r w:rsidRPr="00A87E9E">
              <w:rPr>
                <w:rFonts w:cs="Times New Roman"/>
                <w:kern w:val="0"/>
                <w:lang w:val="pt-BR" w:eastAsia="pt-BR" w:bidi="ar-SA"/>
              </w:rPr>
              <w:t>. Petrópolis, Rio de Janeiro: Vozes, 2007.</w:t>
            </w:r>
          </w:p>
          <w:p w:rsidR="001B2101" w:rsidRPr="00A87E9E" w:rsidRDefault="001B2101" w:rsidP="00042E59">
            <w:pPr>
              <w:pStyle w:val="referencia"/>
              <w:spacing w:before="0" w:after="0"/>
              <w:ind w:firstLine="0"/>
            </w:pPr>
            <w:r w:rsidRPr="00A87E9E">
              <w:t xml:space="preserve">LUCKOW, D. H. ; MELO, A. A. DE. </w:t>
            </w:r>
            <w:r w:rsidRPr="00A87E9E">
              <w:rPr>
                <w:b/>
                <w:bCs/>
              </w:rPr>
              <w:t>Programação Java para a Web</w:t>
            </w:r>
            <w:r w:rsidRPr="00A87E9E">
              <w:t>. Novatec, 2010.</w:t>
            </w:r>
          </w:p>
          <w:p w:rsidR="001B2101" w:rsidRPr="00BF1A4C" w:rsidRDefault="001B2101" w:rsidP="00042E59">
            <w:pPr>
              <w:pStyle w:val="Corpodetexto"/>
              <w:spacing w:after="0"/>
              <w:jc w:val="both"/>
              <w:rPr>
                <w:lang w:val="pt-BR" w:eastAsia="pt-BR"/>
              </w:rPr>
            </w:pPr>
            <w:r w:rsidRPr="00BF1A4C">
              <w:rPr>
                <w:szCs w:val="22"/>
                <w:lang w:val="pt-BR" w:eastAsia="pt-BR"/>
              </w:rPr>
              <w:t xml:space="preserve">SILVA, M. S. </w:t>
            </w:r>
            <w:r w:rsidRPr="00BF1A4C">
              <w:rPr>
                <w:b/>
                <w:bCs/>
                <w:lang w:val="pt-BR" w:eastAsia="pt-BR"/>
              </w:rPr>
              <w:t>HTML5, A linguagem de marcação que revolucionou a web.</w:t>
            </w:r>
            <w:r w:rsidRPr="00BF1A4C">
              <w:rPr>
                <w:szCs w:val="22"/>
                <w:lang w:val="pt-BR" w:eastAsia="pt-BR"/>
              </w:rPr>
              <w:t xml:space="preserve"> Novatec, 2011.</w:t>
            </w:r>
          </w:p>
          <w:p w:rsidR="001B2101" w:rsidRPr="00A87E9E" w:rsidRDefault="001B2101" w:rsidP="00042E59">
            <w:pPr>
              <w:jc w:val="both"/>
              <w:rPr>
                <w:color w:val="339966"/>
                <w:lang w:val="pt-BR"/>
              </w:rPr>
            </w:pPr>
            <w:r w:rsidRPr="00A87E9E">
              <w:rPr>
                <w:lang w:val="pt-BR"/>
              </w:rPr>
              <w:t xml:space="preserve">FREEMAN, E;  FREEMAN, E. </w:t>
            </w:r>
            <w:r w:rsidRPr="00A87E9E">
              <w:rPr>
                <w:b/>
                <w:bCs/>
                <w:lang w:val="pt-BR"/>
              </w:rPr>
              <w:t xml:space="preserve">Use a Cabeça HTML com CSS e XHTML. </w:t>
            </w:r>
            <w:r w:rsidRPr="00A87E9E">
              <w:rPr>
                <w:lang w:val="pt-BR"/>
              </w:rPr>
              <w:t>2. ed. Alta Books, 2008.</w:t>
            </w:r>
          </w:p>
        </w:tc>
      </w:tr>
    </w:tbl>
    <w:p w:rsidR="001B2101" w:rsidRPr="00A87E9E" w:rsidRDefault="001B2101" w:rsidP="001B2101"/>
    <w:p w:rsidR="001B2101" w:rsidRPr="00A87E9E" w:rsidRDefault="001B2101" w:rsidP="001B2101"/>
    <w:p w:rsidR="001B2101" w:rsidRPr="00A87E9E" w:rsidRDefault="001B2101" w:rsidP="00E01E75">
      <w:pPr>
        <w:pStyle w:val="PPCs"/>
        <w:numPr>
          <w:ilvl w:val="1"/>
          <w:numId w:val="10"/>
        </w:numPr>
      </w:pPr>
      <w:bookmarkStart w:id="80" w:name="_Toc388901812"/>
      <w:bookmarkStart w:id="81" w:name="_Toc391299552"/>
      <w:r w:rsidRPr="00A87E9E">
        <w:t>Ementário para Estágio Curricular</w:t>
      </w:r>
      <w:bookmarkEnd w:id="80"/>
      <w:bookmarkEnd w:id="81"/>
    </w:p>
    <w:p w:rsidR="001B2101" w:rsidRPr="00A87E9E" w:rsidRDefault="001B2101" w:rsidP="001B2101">
      <w:pPr>
        <w:rPr>
          <w:sz w:val="8"/>
          <w:szCs w:val="8"/>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c>
          <w:tcPr>
            <w:tcW w:w="1668" w:type="dxa"/>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shd w:val="clear" w:color="auto" w:fill="BFBFBF"/>
            <w:vAlign w:val="bottom"/>
          </w:tcPr>
          <w:p w:rsidR="001B2101" w:rsidRPr="00A87E9E" w:rsidRDefault="001B2101" w:rsidP="00042E59">
            <w:pPr>
              <w:rPr>
                <w:rFonts w:cs="Times New Roman"/>
                <w:b/>
                <w:lang w:val="pt-BR"/>
              </w:rPr>
            </w:pPr>
            <w:r w:rsidRPr="00A87E9E">
              <w:rPr>
                <w:rFonts w:cs="Times New Roman"/>
                <w:b/>
                <w:lang w:val="pt-BR"/>
              </w:rPr>
              <w:t>Estágio Curricular</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Ementa</w:t>
            </w:r>
          </w:p>
        </w:tc>
        <w:tc>
          <w:tcPr>
            <w:tcW w:w="7512" w:type="dxa"/>
          </w:tcPr>
          <w:p w:rsidR="001B2101" w:rsidRPr="00A87E9E" w:rsidRDefault="001B2101" w:rsidP="00042E59">
            <w:pPr>
              <w:widowControl/>
              <w:suppressAutoHyphens w:val="0"/>
              <w:autoSpaceDE w:val="0"/>
              <w:adjustRightInd w:val="0"/>
              <w:jc w:val="both"/>
              <w:textAlignment w:val="auto"/>
              <w:rPr>
                <w:rFonts w:eastAsia="Times New Roman" w:cs="Times New Roman"/>
                <w:kern w:val="0"/>
                <w:szCs w:val="22"/>
                <w:lang w:val="pt-BR" w:eastAsia="pt-BR" w:bidi="ar-SA"/>
              </w:rPr>
            </w:pPr>
            <w:r w:rsidRPr="00A87E9E">
              <w:rPr>
                <w:rFonts w:eastAsia="Times New Roman" w:cs="Times New Roman"/>
                <w:kern w:val="0"/>
                <w:szCs w:val="22"/>
                <w:lang w:val="pt-BR" w:eastAsia="pt-BR" w:bidi="ar-SA"/>
              </w:rPr>
              <w:t>Análise crítica do planejamento do estágio permitindo a abrangência dos conceitos de planos, projetos e oficinas relacionando todos os níveis e modalidades de ensino. A formação pedagógica desenvolvendo conceitos de observação, participação, intervenção e docência na construção de uma escola de qualidade.</w:t>
            </w:r>
          </w:p>
        </w:tc>
      </w:tr>
      <w:tr w:rsidR="001B2101" w:rsidRPr="00A87E9E" w:rsidTr="00042E59">
        <w:tc>
          <w:tcPr>
            <w:tcW w:w="1668" w:type="dxa"/>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vAlign w:val="bottom"/>
          </w:tcPr>
          <w:p w:rsidR="001B2101" w:rsidRPr="00A87E9E" w:rsidRDefault="001B2101" w:rsidP="00042E59">
            <w:pPr>
              <w:jc w:val="both"/>
              <w:rPr>
                <w:lang w:val="pt-BR"/>
              </w:rPr>
            </w:pPr>
            <w:r w:rsidRPr="00A87E9E">
              <w:rPr>
                <w:lang w:val="pt-BR"/>
              </w:rPr>
              <w:t xml:space="preserve">TEIXEIRA, A.; B.  M. (org.) </w:t>
            </w:r>
            <w:r w:rsidRPr="00A87E9E">
              <w:rPr>
                <w:b/>
                <w:lang w:val="pt-BR"/>
              </w:rPr>
              <w:t>Temas atuais em didática</w:t>
            </w:r>
            <w:r w:rsidRPr="00A87E9E">
              <w:rPr>
                <w:lang w:val="pt-BR"/>
              </w:rPr>
              <w:t>. Belo Horizonte,MG: Editora da UFMG, 2010.</w:t>
            </w:r>
          </w:p>
          <w:p w:rsidR="001B2101" w:rsidRPr="00A87E9E" w:rsidRDefault="001B2101" w:rsidP="00042E59">
            <w:pPr>
              <w:widowControl/>
              <w:suppressAutoHyphens w:val="0"/>
              <w:autoSpaceDE w:val="0"/>
              <w:adjustRightInd w:val="0"/>
              <w:jc w:val="both"/>
              <w:textAlignment w:val="auto"/>
              <w:rPr>
                <w:rFonts w:eastAsia="Times New Roman" w:cs="Times New Roman"/>
                <w:color w:val="000000"/>
                <w:kern w:val="0"/>
                <w:szCs w:val="22"/>
                <w:lang w:val="pt-BR" w:eastAsia="pt-BR" w:bidi="ar-SA"/>
              </w:rPr>
            </w:pPr>
            <w:r w:rsidRPr="00A87E9E">
              <w:rPr>
                <w:rFonts w:eastAsia="Times New Roman" w:cs="Times New Roman"/>
                <w:color w:val="000000"/>
                <w:kern w:val="0"/>
                <w:szCs w:val="22"/>
                <w:lang w:val="pt-BR" w:eastAsia="pt-BR" w:bidi="ar-SA"/>
              </w:rPr>
              <w:t xml:space="preserve">FREIRE, P. </w:t>
            </w:r>
            <w:r w:rsidRPr="00A87E9E">
              <w:rPr>
                <w:rFonts w:eastAsia="Times New Roman" w:cs="Times New Roman"/>
                <w:b/>
                <w:color w:val="000000"/>
                <w:kern w:val="0"/>
                <w:szCs w:val="22"/>
                <w:lang w:val="pt-BR" w:eastAsia="pt-BR" w:bidi="ar-SA"/>
              </w:rPr>
              <w:t>Pedagogia da Autonomia: saberes necessários à prática educativa</w:t>
            </w:r>
            <w:r w:rsidRPr="00A87E9E">
              <w:rPr>
                <w:rFonts w:eastAsia="Times New Roman" w:cs="Times New Roman"/>
                <w:i/>
                <w:color w:val="000000"/>
                <w:kern w:val="0"/>
                <w:szCs w:val="22"/>
                <w:lang w:val="pt-BR" w:eastAsia="pt-BR" w:bidi="ar-SA"/>
              </w:rPr>
              <w:t>.</w:t>
            </w:r>
            <w:r w:rsidRPr="00A87E9E">
              <w:rPr>
                <w:rFonts w:eastAsia="Times New Roman" w:cs="Times New Roman"/>
                <w:color w:val="000000"/>
                <w:kern w:val="0"/>
                <w:szCs w:val="22"/>
                <w:lang w:val="pt-BR" w:eastAsia="pt-BR" w:bidi="ar-SA"/>
              </w:rPr>
              <w:t xml:space="preserve"> São Paulo: Paz e Terra, 1996.</w:t>
            </w:r>
          </w:p>
          <w:p w:rsidR="001B2101" w:rsidRPr="00A87E9E" w:rsidRDefault="001B2101" w:rsidP="00042E59">
            <w:pPr>
              <w:jc w:val="both"/>
              <w:rPr>
                <w:lang w:val="pt-BR"/>
              </w:rPr>
            </w:pPr>
            <w:r w:rsidRPr="00A87E9E">
              <w:rPr>
                <w:lang w:val="pt-BR"/>
              </w:rPr>
              <w:t xml:space="preserve">TARDIF, M. </w:t>
            </w:r>
            <w:r w:rsidRPr="00A87E9E">
              <w:rPr>
                <w:b/>
                <w:lang w:val="pt-BR"/>
              </w:rPr>
              <w:t>Saberes docentes e formação profissional.</w:t>
            </w:r>
            <w:r w:rsidRPr="00A87E9E">
              <w:rPr>
                <w:lang w:val="pt-BR"/>
              </w:rPr>
              <w:t xml:space="preserve"> 12 ed. Petrópolis, RJ: Vozes,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widowControl/>
              <w:suppressAutoHyphens w:val="0"/>
              <w:autoSpaceDE w:val="0"/>
              <w:adjustRightInd w:val="0"/>
              <w:jc w:val="both"/>
              <w:textAlignment w:val="auto"/>
              <w:rPr>
                <w:color w:val="000000"/>
                <w:szCs w:val="20"/>
                <w:lang w:val="pt-BR"/>
              </w:rPr>
            </w:pPr>
            <w:r w:rsidRPr="00A87E9E">
              <w:rPr>
                <w:color w:val="000000"/>
                <w:szCs w:val="20"/>
                <w:lang w:val="pt-BR"/>
              </w:rPr>
              <w:t xml:space="preserve">BERTHOLO, S. C. IVANI, C A. (Orgs.) </w:t>
            </w:r>
            <w:r w:rsidRPr="00A87E9E">
              <w:rPr>
                <w:b/>
                <w:bCs/>
                <w:color w:val="000000"/>
                <w:szCs w:val="20"/>
                <w:lang w:val="pt-BR"/>
              </w:rPr>
              <w:t xml:space="preserve">A prática de ensino e o estágio supervisionado. </w:t>
            </w:r>
            <w:r w:rsidRPr="00A87E9E">
              <w:rPr>
                <w:bCs/>
                <w:color w:val="000000"/>
                <w:szCs w:val="20"/>
                <w:lang w:val="pt-BR"/>
              </w:rPr>
              <w:t>24. ed</w:t>
            </w:r>
            <w:r w:rsidRPr="00A87E9E">
              <w:rPr>
                <w:b/>
                <w:bCs/>
                <w:color w:val="000000"/>
                <w:szCs w:val="20"/>
                <w:lang w:val="pt-BR"/>
              </w:rPr>
              <w:t xml:space="preserve">. </w:t>
            </w:r>
            <w:r w:rsidRPr="00A87E9E">
              <w:rPr>
                <w:color w:val="000000"/>
                <w:szCs w:val="20"/>
                <w:lang w:val="pt-BR"/>
              </w:rPr>
              <w:t>Campinas : Papirus, 1991.</w:t>
            </w:r>
          </w:p>
          <w:p w:rsidR="001B2101" w:rsidRPr="00A87E9E" w:rsidRDefault="001B2101" w:rsidP="00042E59">
            <w:pPr>
              <w:widowControl/>
              <w:suppressAutoHyphens w:val="0"/>
              <w:autoSpaceDE w:val="0"/>
              <w:adjustRightInd w:val="0"/>
              <w:jc w:val="both"/>
              <w:textAlignment w:val="auto"/>
              <w:rPr>
                <w:lang w:val="pt-BR"/>
              </w:rPr>
            </w:pPr>
            <w:r w:rsidRPr="00A87E9E">
              <w:rPr>
                <w:lang w:val="pt-BR"/>
              </w:rPr>
              <w:t xml:space="preserve">ALARCÃO, I. </w:t>
            </w:r>
            <w:r w:rsidRPr="00A87E9E">
              <w:rPr>
                <w:b/>
                <w:lang w:val="pt-BR"/>
              </w:rPr>
              <w:t>Professores reflexivos em uma escola reflexiva.</w:t>
            </w:r>
            <w:r w:rsidRPr="00A87E9E">
              <w:rPr>
                <w:lang w:val="pt-BR"/>
              </w:rPr>
              <w:t xml:space="preserve"> 8. ed. São Paulo: Cortez, 2011.</w:t>
            </w:r>
          </w:p>
          <w:p w:rsidR="001B2101" w:rsidRPr="00BF1A4C" w:rsidRDefault="001B2101" w:rsidP="00042E59">
            <w:pPr>
              <w:pStyle w:val="Corpodetexto"/>
              <w:spacing w:after="0"/>
              <w:jc w:val="both"/>
              <w:rPr>
                <w:lang w:val="pt-BR" w:eastAsia="pt-BR"/>
              </w:rPr>
            </w:pPr>
            <w:r w:rsidRPr="00BF1A4C">
              <w:rPr>
                <w:lang w:val="pt-BR" w:eastAsia="pt-BR"/>
              </w:rPr>
              <w:t xml:space="preserve">FARIAS, I. M. S. de; et al. </w:t>
            </w:r>
            <w:r w:rsidRPr="00BF1A4C">
              <w:rPr>
                <w:b/>
                <w:bCs/>
                <w:lang w:val="pt-BR" w:eastAsia="pt-BR"/>
              </w:rPr>
              <w:t>Didática e docência</w:t>
            </w:r>
            <w:r w:rsidRPr="00BF1A4C">
              <w:rPr>
                <w:b/>
                <w:lang w:val="pt-BR" w:eastAsia="pt-BR"/>
              </w:rPr>
              <w:t>: aprendendo a profissão</w:t>
            </w:r>
            <w:r w:rsidRPr="00BF1A4C">
              <w:rPr>
                <w:b/>
                <w:bCs/>
                <w:lang w:val="pt-BR" w:eastAsia="pt-BR"/>
              </w:rPr>
              <w:t>.</w:t>
            </w:r>
            <w:r w:rsidRPr="00BF1A4C">
              <w:rPr>
                <w:b/>
                <w:lang w:val="pt-BR" w:eastAsia="pt-BR"/>
              </w:rPr>
              <w:t xml:space="preserve"> </w:t>
            </w:r>
            <w:r w:rsidRPr="00BF1A4C">
              <w:rPr>
                <w:lang w:val="pt-BR" w:eastAsia="pt-BR"/>
              </w:rPr>
              <w:t>3. ed. Brasília: Liber Livro, 2011.</w:t>
            </w:r>
          </w:p>
          <w:p w:rsidR="001B2101" w:rsidRPr="00A87E9E" w:rsidRDefault="001B2101" w:rsidP="00042E59">
            <w:pPr>
              <w:widowControl/>
              <w:suppressAutoHyphens w:val="0"/>
              <w:autoSpaceDE w:val="0"/>
              <w:adjustRightInd w:val="0"/>
              <w:jc w:val="both"/>
              <w:textAlignment w:val="auto"/>
              <w:rPr>
                <w:kern w:val="0"/>
                <w:lang w:val="pt-BR"/>
              </w:rPr>
            </w:pPr>
            <w:r w:rsidRPr="00A87E9E">
              <w:rPr>
                <w:kern w:val="0"/>
                <w:lang w:val="pt-BR"/>
              </w:rPr>
              <w:t xml:space="preserve">ANTUNES, C. </w:t>
            </w:r>
            <w:r w:rsidRPr="00A87E9E">
              <w:rPr>
                <w:b/>
                <w:kern w:val="0"/>
                <w:lang w:val="pt-BR"/>
              </w:rPr>
              <w:t>Como desenvolver as competências em sala de aula</w:t>
            </w:r>
            <w:r w:rsidRPr="00A87E9E">
              <w:rPr>
                <w:kern w:val="0"/>
                <w:lang w:val="pt-BR"/>
              </w:rPr>
              <w:t>. 9. ed. Petrópolis, Rio de Janeiro: Vozes, 2010.</w:t>
            </w:r>
          </w:p>
          <w:p w:rsidR="001B2101" w:rsidRPr="00A87E9E" w:rsidRDefault="001B2101" w:rsidP="00042E59">
            <w:pPr>
              <w:widowControl/>
              <w:suppressAutoHyphens w:val="0"/>
              <w:autoSpaceDE w:val="0"/>
              <w:adjustRightInd w:val="0"/>
              <w:jc w:val="both"/>
              <w:textAlignment w:val="auto"/>
              <w:rPr>
                <w:lang w:val="pt-BR"/>
              </w:rPr>
            </w:pPr>
            <w:r w:rsidRPr="00A87E9E">
              <w:rPr>
                <w:lang w:val="pt-BR"/>
              </w:rPr>
              <w:t>AYRES, A. T.</w:t>
            </w:r>
            <w:r w:rsidRPr="00A87E9E">
              <w:rPr>
                <w:b/>
                <w:lang w:val="pt-BR"/>
              </w:rPr>
              <w:t xml:space="preserve"> Prática pedagógica competente: ampliando os saberes do professor</w:t>
            </w:r>
            <w:r w:rsidRPr="00A87E9E">
              <w:rPr>
                <w:lang w:val="pt-BR"/>
              </w:rPr>
              <w:t>. 5 ed. Petrópolis,RJ: Vozes, 2011.</w:t>
            </w:r>
          </w:p>
        </w:tc>
      </w:tr>
    </w:tbl>
    <w:p w:rsidR="001B2101" w:rsidRPr="00A87E9E" w:rsidRDefault="001B2101" w:rsidP="001B2101"/>
    <w:p w:rsidR="001B2101" w:rsidRPr="00A87E9E" w:rsidRDefault="001B2101" w:rsidP="00E01E75">
      <w:pPr>
        <w:pStyle w:val="PPCs"/>
        <w:numPr>
          <w:ilvl w:val="1"/>
          <w:numId w:val="10"/>
        </w:numPr>
      </w:pPr>
      <w:bookmarkStart w:id="82" w:name="_Toc388901813"/>
      <w:bookmarkStart w:id="83" w:name="_Toc391299553"/>
      <w:r w:rsidRPr="00A87E9E">
        <w:t>Ementário para Atividades Acadêmico-científico-culturais</w:t>
      </w:r>
      <w:bookmarkEnd w:id="82"/>
      <w:bookmarkEnd w:id="83"/>
    </w:p>
    <w:p w:rsidR="001B2101" w:rsidRPr="00A87E9E" w:rsidRDefault="001B2101" w:rsidP="001B2101">
      <w:pPr>
        <w:rPr>
          <w:sz w:val="8"/>
          <w:szCs w:val="8"/>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1B2101" w:rsidRPr="00A87E9E" w:rsidTr="00042E59">
        <w:tc>
          <w:tcPr>
            <w:tcW w:w="1668" w:type="dxa"/>
            <w:tcBorders>
              <w:bottom w:val="single" w:sz="4" w:space="0" w:color="auto"/>
            </w:tcBorders>
            <w:shd w:val="clear" w:color="auto" w:fill="BFBFBF"/>
          </w:tcPr>
          <w:p w:rsidR="001B2101" w:rsidRPr="00A87E9E" w:rsidRDefault="001B2101" w:rsidP="00042E59">
            <w:pPr>
              <w:jc w:val="both"/>
              <w:rPr>
                <w:rFonts w:cs="Times New Roman"/>
                <w:b/>
                <w:lang w:val="pt-BR" w:eastAsia="pt-BR" w:bidi="ar-SA"/>
              </w:rPr>
            </w:pPr>
            <w:r w:rsidRPr="00A87E9E">
              <w:rPr>
                <w:rFonts w:cs="Times New Roman"/>
                <w:b/>
                <w:lang w:val="pt-BR" w:eastAsia="pt-BR" w:bidi="ar-SA"/>
              </w:rPr>
              <w:t>Disciplina</w:t>
            </w:r>
          </w:p>
        </w:tc>
        <w:tc>
          <w:tcPr>
            <w:tcW w:w="7512" w:type="dxa"/>
            <w:tcBorders>
              <w:bottom w:val="single" w:sz="4" w:space="0" w:color="auto"/>
            </w:tcBorders>
            <w:shd w:val="clear" w:color="auto" w:fill="BFBFBF"/>
          </w:tcPr>
          <w:p w:rsidR="001B2101" w:rsidRPr="00A87E9E" w:rsidRDefault="001B2101" w:rsidP="00042E59">
            <w:pPr>
              <w:rPr>
                <w:rFonts w:cs="Times New Roman"/>
                <w:b/>
                <w:lang w:val="pt-BR"/>
              </w:rPr>
            </w:pPr>
            <w:r w:rsidRPr="00A87E9E">
              <w:rPr>
                <w:rFonts w:cs="Times New Roman"/>
                <w:b/>
                <w:lang w:val="pt-BR"/>
              </w:rPr>
              <w:t>Atividades Acadêmicas Culturais</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lastRenderedPageBreak/>
              <w:t>Ementa</w:t>
            </w:r>
          </w:p>
        </w:tc>
        <w:tc>
          <w:tcPr>
            <w:tcW w:w="7512" w:type="dxa"/>
            <w:tcBorders>
              <w:bottom w:val="single" w:sz="4" w:space="0" w:color="auto"/>
            </w:tcBorders>
            <w:vAlign w:val="bottom"/>
          </w:tcPr>
          <w:p w:rsidR="001B2101" w:rsidRPr="00A87E9E" w:rsidRDefault="001B2101" w:rsidP="00042E59">
            <w:pPr>
              <w:jc w:val="both"/>
              <w:rPr>
                <w:rFonts w:cs="Times New Roman"/>
                <w:lang w:val="pt-BR"/>
              </w:rPr>
            </w:pPr>
            <w:r w:rsidRPr="00A87E9E">
              <w:rPr>
                <w:rFonts w:cs="Times New Roman"/>
                <w:lang w:val="pt-BR"/>
              </w:rPr>
              <w:t>Atividades complementares de enriquecimento didático-cultural-científico articuladas com as necessidades de ensino-aprendizagem da Licenciatura Plena em Computação e voltadas para o processo formativo do aluno, tais como: monitoria, iniciação científica, projetos de extensão, participação em seminários, congressos, palestras, estágio não obrigatórios, entre outros..</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 xml:space="preserve">Bibliografia </w:t>
            </w:r>
          </w:p>
          <w:p w:rsidR="001B2101" w:rsidRPr="00A87E9E" w:rsidRDefault="001B2101" w:rsidP="00042E59">
            <w:pPr>
              <w:rPr>
                <w:rFonts w:cs="Times New Roman"/>
                <w:lang w:val="pt-BR" w:eastAsia="pt-BR" w:bidi="ar-SA"/>
              </w:rPr>
            </w:pPr>
            <w:r w:rsidRPr="00A87E9E">
              <w:rPr>
                <w:rFonts w:cs="Times New Roman"/>
                <w:lang w:val="pt-BR" w:eastAsia="pt-BR" w:bidi="ar-SA"/>
              </w:rPr>
              <w:t xml:space="preserve"> Básica</w:t>
            </w:r>
          </w:p>
        </w:tc>
        <w:tc>
          <w:tcPr>
            <w:tcW w:w="7512" w:type="dxa"/>
            <w:tcBorders>
              <w:bottom w:val="single" w:sz="4" w:space="0" w:color="auto"/>
            </w:tcBorders>
          </w:tcPr>
          <w:p w:rsidR="001B2101" w:rsidRPr="00A87E9E" w:rsidRDefault="001B2101" w:rsidP="00042E59">
            <w:pPr>
              <w:jc w:val="both"/>
              <w:rPr>
                <w:rFonts w:cs="Times New Roman"/>
                <w:lang w:val="pt-BR" w:eastAsia="pt-BR" w:bidi="ar-SA"/>
              </w:rPr>
            </w:pPr>
            <w:r w:rsidRPr="00A87E9E">
              <w:rPr>
                <w:rFonts w:cs="Times New Roman"/>
                <w:b/>
                <w:bCs/>
                <w:lang w:val="pt-BR" w:eastAsia="pt-BR" w:bidi="ar-SA"/>
              </w:rPr>
              <w:t>Regulamento interno das atividades acadêmicas-científico-culturais do IFSULDEMINAS – Câmpus Machado</w:t>
            </w:r>
            <w:r w:rsidRPr="00A87E9E">
              <w:rPr>
                <w:rFonts w:cs="Times New Roman"/>
                <w:lang w:val="pt-BR" w:eastAsia="pt-BR" w:bidi="ar-SA"/>
              </w:rPr>
              <w:t>.</w:t>
            </w:r>
          </w:p>
          <w:p w:rsidR="001B2101" w:rsidRPr="00A87E9E" w:rsidRDefault="001B2101" w:rsidP="00042E59">
            <w:pPr>
              <w:jc w:val="both"/>
              <w:rPr>
                <w:lang w:val="pt-BR"/>
              </w:rPr>
            </w:pPr>
            <w:r w:rsidRPr="00A87E9E">
              <w:rPr>
                <w:b/>
                <w:lang w:val="pt-BR"/>
              </w:rPr>
              <w:t>Manual para normalização de trabalhos acadêmicos do IFSULDEMINAS – Câmpus Machado</w:t>
            </w:r>
            <w:r w:rsidRPr="00A87E9E">
              <w:rPr>
                <w:lang w:val="pt-BR"/>
              </w:rPr>
              <w:t>. Machado: Biblioteca Rêmulo Paulino da Costa, 2011. Disponível em: http://www.mch.ifsuldeminas.edu.br/ ~biblioteca /documentos/Manual.pdf</w:t>
            </w:r>
          </w:p>
          <w:p w:rsidR="001B2101" w:rsidRPr="00A87E9E" w:rsidRDefault="001B2101" w:rsidP="00042E59">
            <w:pPr>
              <w:jc w:val="both"/>
              <w:rPr>
                <w:lang w:val="pt-BR"/>
              </w:rPr>
            </w:pPr>
            <w:r w:rsidRPr="00A87E9E">
              <w:rPr>
                <w:lang w:val="pt-BR"/>
              </w:rPr>
              <w:t xml:space="preserve">FRANÇA, J. L. </w:t>
            </w:r>
            <w:r w:rsidRPr="00A87E9E">
              <w:rPr>
                <w:b/>
                <w:bCs/>
                <w:lang w:val="pt-BR"/>
              </w:rPr>
              <w:t xml:space="preserve">Manual para normalização de publicações técnico-científicas. </w:t>
            </w:r>
            <w:r w:rsidRPr="00A87E9E">
              <w:rPr>
                <w:lang w:val="pt-BR"/>
              </w:rPr>
              <w:t>8. ed. Belo Horizonte: UFMG, 2011.</w:t>
            </w:r>
          </w:p>
        </w:tc>
      </w:tr>
      <w:tr w:rsidR="001B2101" w:rsidRPr="00A87E9E" w:rsidTr="00042E59">
        <w:tc>
          <w:tcPr>
            <w:tcW w:w="1668" w:type="dxa"/>
            <w:tcBorders>
              <w:bottom w:val="single" w:sz="4" w:space="0" w:color="auto"/>
            </w:tcBorders>
          </w:tcPr>
          <w:p w:rsidR="001B2101" w:rsidRPr="00A87E9E" w:rsidRDefault="001B2101" w:rsidP="00042E59">
            <w:pPr>
              <w:rPr>
                <w:rFonts w:cs="Times New Roman"/>
                <w:lang w:val="pt-BR" w:eastAsia="pt-BR" w:bidi="ar-SA"/>
              </w:rPr>
            </w:pPr>
            <w:r w:rsidRPr="00A87E9E">
              <w:rPr>
                <w:rFonts w:cs="Times New Roman"/>
                <w:lang w:val="pt-BR" w:eastAsia="pt-BR" w:bidi="ar-SA"/>
              </w:rPr>
              <w:t>Bibliografia complementar</w:t>
            </w:r>
          </w:p>
        </w:tc>
        <w:tc>
          <w:tcPr>
            <w:tcW w:w="7512" w:type="dxa"/>
            <w:tcBorders>
              <w:bottom w:val="single" w:sz="4" w:space="0" w:color="auto"/>
            </w:tcBorders>
          </w:tcPr>
          <w:p w:rsidR="001B2101" w:rsidRPr="00A87E9E" w:rsidRDefault="001B2101" w:rsidP="00042E59">
            <w:pPr>
              <w:jc w:val="both"/>
              <w:rPr>
                <w:rFonts w:eastAsia="Times New Roman" w:cs="Times New Roman"/>
                <w:kern w:val="0"/>
                <w:lang w:val="pt-BR" w:eastAsia="pt-BR" w:bidi="ar-SA"/>
              </w:rPr>
            </w:pPr>
            <w:r w:rsidRPr="00A87E9E">
              <w:rPr>
                <w:lang w:val="pt-BR"/>
              </w:rPr>
              <w:t xml:space="preserve">TRIVINOS, A. N. S. </w:t>
            </w:r>
            <w:r w:rsidRPr="00A87E9E">
              <w:rPr>
                <w:rFonts w:eastAsia="Times New Roman" w:cs="Times New Roman"/>
                <w:b/>
                <w:kern w:val="0"/>
                <w:lang w:val="pt-BR" w:eastAsia="pt-BR" w:bidi="ar-SA"/>
              </w:rPr>
              <w:t>Introdução à pesquisa em ciências sociais: a pesquisa qualitativa em educação</w:t>
            </w:r>
            <w:r w:rsidRPr="00A87E9E">
              <w:rPr>
                <w:rFonts w:eastAsia="Times New Roman" w:cs="Times New Roman"/>
                <w:kern w:val="0"/>
                <w:lang w:val="pt-BR" w:eastAsia="pt-BR" w:bidi="ar-SA"/>
              </w:rPr>
              <w:t>. São Paulo: Atlas: 2011.</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lang w:val="pt-BR"/>
              </w:rPr>
              <w:t xml:space="preserve">BOGDAN, R; BIKLEN, S. </w:t>
            </w:r>
            <w:r w:rsidRPr="00A87E9E">
              <w:rPr>
                <w:b/>
                <w:lang w:val="pt-BR"/>
              </w:rPr>
              <w:t xml:space="preserve">Investigação qualitativa em educação : uma introdução à teoria e aos métodos. </w:t>
            </w:r>
            <w:r w:rsidRPr="00A87E9E">
              <w:rPr>
                <w:lang w:val="pt-BR"/>
              </w:rPr>
              <w:t>Portugal: Porto Editora, 1994.</w:t>
            </w:r>
          </w:p>
          <w:p w:rsidR="001B2101" w:rsidRPr="00A87E9E" w:rsidRDefault="001B2101" w:rsidP="00042E59">
            <w:pPr>
              <w:widowControl/>
              <w:suppressAutoHyphens w:val="0"/>
              <w:autoSpaceDN/>
              <w:textAlignment w:val="auto"/>
              <w:rPr>
                <w:rFonts w:eastAsia="Times New Roman" w:cs="Times New Roman"/>
                <w:b/>
                <w:bCs/>
                <w:kern w:val="0"/>
                <w:lang w:val="pt-BR" w:eastAsia="pt-BR" w:bidi="ar-SA"/>
              </w:rPr>
            </w:pPr>
            <w:r w:rsidRPr="00A87E9E">
              <w:rPr>
                <w:rFonts w:eastAsia="Times New Roman" w:cs="Times New Roman"/>
                <w:b/>
                <w:bCs/>
                <w:kern w:val="0"/>
                <w:lang w:val="pt-BR" w:eastAsia="pt-BR" w:bidi="ar-SA"/>
              </w:rPr>
              <w:t>Metodologia da pesquisa qualitativa em educação : teoria e prática.</w:t>
            </w:r>
            <w:r w:rsidRPr="00A87E9E">
              <w:rPr>
                <w:rFonts w:eastAsia="Times New Roman" w:cs="Times New Roman"/>
                <w:kern w:val="0"/>
                <w:lang w:val="pt-BR" w:eastAsia="pt-BR" w:bidi="ar-SA"/>
              </w:rPr>
              <w:t xml:space="preserve"> 2. ed. Petrópolis: Vozes, 2011.</w:t>
            </w:r>
            <w:r w:rsidRPr="00A87E9E">
              <w:rPr>
                <w:rFonts w:eastAsia="Times New Roman" w:cs="Times New Roman"/>
                <w:b/>
                <w:bCs/>
                <w:kern w:val="0"/>
                <w:lang w:val="pt-BR" w:eastAsia="pt-BR" w:bidi="ar-SA"/>
              </w:rPr>
              <w:t xml:space="preserve">  </w:t>
            </w:r>
          </w:p>
          <w:p w:rsidR="001B2101" w:rsidRPr="00A87E9E" w:rsidRDefault="001B2101" w:rsidP="00042E59">
            <w:pPr>
              <w:widowControl/>
              <w:suppressAutoHyphens w:val="0"/>
              <w:autoSpaceDE w:val="0"/>
              <w:adjustRightInd w:val="0"/>
              <w:jc w:val="both"/>
              <w:textAlignment w:val="auto"/>
              <w:rPr>
                <w:rFonts w:cs="Times New Roman"/>
                <w:kern w:val="0"/>
                <w:lang w:val="pt-BR" w:eastAsia="pt-BR" w:bidi="ar-SA"/>
              </w:rPr>
            </w:pPr>
            <w:r w:rsidRPr="00A87E9E">
              <w:rPr>
                <w:rFonts w:cs="Times New Roman"/>
                <w:kern w:val="0"/>
                <w:lang w:val="pt-BR" w:eastAsia="pt-BR" w:bidi="ar-SA"/>
              </w:rPr>
              <w:t xml:space="preserve">DEMO, P. </w:t>
            </w:r>
            <w:r w:rsidRPr="00A87E9E">
              <w:rPr>
                <w:b/>
                <w:bCs/>
                <w:lang w:val="pt-BR"/>
              </w:rPr>
              <w:t>Metodologia científica em ciências sociais</w:t>
            </w:r>
            <w:r w:rsidRPr="00A87E9E">
              <w:rPr>
                <w:lang w:val="pt-BR"/>
              </w:rPr>
              <w:t>.</w:t>
            </w:r>
            <w:r w:rsidRPr="00A87E9E">
              <w:rPr>
                <w:b/>
                <w:bCs/>
                <w:lang w:val="pt-BR"/>
              </w:rPr>
              <w:t xml:space="preserve"> </w:t>
            </w:r>
            <w:r w:rsidRPr="00A87E9E">
              <w:rPr>
                <w:lang w:val="pt-BR"/>
              </w:rPr>
              <w:t>3. ed.</w:t>
            </w:r>
            <w:r w:rsidRPr="00A87E9E">
              <w:rPr>
                <w:b/>
                <w:bCs/>
                <w:lang w:val="pt-BR"/>
              </w:rPr>
              <w:t xml:space="preserve"> </w:t>
            </w:r>
            <w:r w:rsidRPr="00A87E9E">
              <w:rPr>
                <w:lang w:val="pt-BR"/>
              </w:rPr>
              <w:t>São Paulo: Atlas, 2011.</w:t>
            </w:r>
          </w:p>
          <w:p w:rsidR="001B2101" w:rsidRPr="00A87E9E" w:rsidRDefault="001B2101" w:rsidP="00042E59">
            <w:pPr>
              <w:jc w:val="both"/>
              <w:rPr>
                <w:rFonts w:cs="Times New Roman"/>
                <w:lang w:val="pt-BR" w:eastAsia="pt-BR" w:bidi="ar-SA"/>
              </w:rPr>
            </w:pPr>
            <w:r w:rsidRPr="00A87E9E">
              <w:rPr>
                <w:rFonts w:eastAsia="Times New Roman" w:cs="Times New Roman"/>
                <w:kern w:val="0"/>
                <w:lang w:val="pt-BR" w:eastAsia="pt-BR" w:bidi="ar-SA"/>
              </w:rPr>
              <w:t xml:space="preserve">LAKATOS, E. M.; MARCONI, M. de A. </w:t>
            </w:r>
            <w:r w:rsidRPr="00A87E9E">
              <w:rPr>
                <w:rFonts w:eastAsia="Times New Roman" w:cs="Times New Roman"/>
                <w:b/>
                <w:kern w:val="0"/>
                <w:lang w:val="pt-BR" w:eastAsia="pt-BR" w:bidi="ar-SA"/>
              </w:rPr>
              <w:t>Técnicas de pesquisa</w:t>
            </w:r>
            <w:r w:rsidRPr="00A87E9E">
              <w:rPr>
                <w:rFonts w:eastAsia="Times New Roman" w:cs="Times New Roman"/>
                <w:kern w:val="0"/>
                <w:lang w:val="pt-BR" w:eastAsia="pt-BR" w:bidi="ar-SA"/>
              </w:rPr>
              <w:t>. 7. ed. São Paulo: Atlas, 2011.</w:t>
            </w:r>
          </w:p>
        </w:tc>
      </w:tr>
    </w:tbl>
    <w:p w:rsidR="001B2101" w:rsidRPr="00A87E9E" w:rsidRDefault="001B2101" w:rsidP="001B2101">
      <w:pPr>
        <w:pStyle w:val="Standard"/>
        <w:spacing w:line="360" w:lineRule="auto"/>
        <w:ind w:firstLine="706"/>
        <w:jc w:val="both"/>
        <w:rPr>
          <w:lang w:val="pt-BR"/>
        </w:rPr>
      </w:pPr>
    </w:p>
    <w:p w:rsidR="001B2101" w:rsidRPr="00A87E9E" w:rsidRDefault="001B2101" w:rsidP="001B2101">
      <w:pPr>
        <w:pStyle w:val="PPCs"/>
      </w:pPr>
      <w:bookmarkStart w:id="84" w:name="_Toc391299554"/>
      <w:r w:rsidRPr="00A87E9E">
        <w:t>Sistema de Avaliação do Ensino Aprendizagem</w:t>
      </w:r>
      <w:bookmarkEnd w:id="84"/>
    </w:p>
    <w:p w:rsidR="00391984" w:rsidRPr="00A87E9E" w:rsidRDefault="00391984" w:rsidP="00E01E75">
      <w:pPr>
        <w:pStyle w:val="PPCs"/>
        <w:numPr>
          <w:ilvl w:val="1"/>
          <w:numId w:val="10"/>
        </w:numPr>
      </w:pPr>
      <w:bookmarkStart w:id="85" w:name="_Toc388901677"/>
      <w:bookmarkStart w:id="86" w:name="_Toc391299555"/>
      <w:r w:rsidRPr="00A87E9E">
        <w:t>Avaliação</w:t>
      </w:r>
      <w:bookmarkEnd w:id="85"/>
      <w:r w:rsidRPr="00A87E9E">
        <w:t xml:space="preserve"> do Ensino</w:t>
      </w:r>
      <w:bookmarkEnd w:id="86"/>
    </w:p>
    <w:p w:rsidR="00391984" w:rsidRPr="00A87E9E" w:rsidRDefault="00391984" w:rsidP="00391984">
      <w:pPr>
        <w:spacing w:line="360" w:lineRule="auto"/>
        <w:ind w:firstLine="706"/>
        <w:jc w:val="both"/>
        <w:rPr>
          <w:rFonts w:cs="Times New Roman"/>
          <w:lang w:val="pt-BR"/>
        </w:rPr>
      </w:pPr>
      <w:r w:rsidRPr="00A87E9E">
        <w:rPr>
          <w:rFonts w:cs="Times New Roman"/>
          <w:lang w:val="pt-BR"/>
        </w:rPr>
        <w:t>O ensino e avaliação de cada disciplina do curso de Licenciatura em Computação serão desenvolvidos de acordo com o plano apresentado pelo respectivo professor e avaliado pela coordenação.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plano de ensino de cada disciplina deve incluir, além da ementa (súmula), a carga horária, os objetivos, o conteúdo programático, a metodologia, as experiências de aprendizagem, o sistema de verificação do aproveitamento, as competências e habilidades a serem desenvolvidas e a bibliografia (básica e complementar). Cabe à coordenação do curso em concordância com a secretaria acadêmica, colegiado e Núcleo Docente Estruturante estabelecer os prazos para que os professores entreguem o plano de ensino de cada período letivo.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O rendimento acadêmico dos alunos será composto pelo registro da assiduidade e a avaliação do rendimento em todos os seus componentes curriculares. Para efetivação destes procedimentos, o professor deverá registrar,  conforme periodicidade estabelecida nas Normas Acadêmicas dos cursos de graduação presencial do IFSULDEMINAS, as bases tecnológicas </w:t>
      </w:r>
      <w:r w:rsidRPr="00A87E9E">
        <w:rPr>
          <w:rFonts w:cs="Times New Roman"/>
          <w:lang w:val="pt-BR"/>
        </w:rPr>
        <w:lastRenderedPageBreak/>
        <w:t>desenvolvidas nas aulas e a frequência dos alunos por meio do diário eletrônico ou qualquer outro instrumento de registro adotado pela instituição.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Quanto à assiduidade, é vetado o abono de faltas. As justificativas de faltas documentadas darão direito à realização de segunda chamada de avaliações, em dia e horário estipulados pelo respectivo professor e não dão direito ao abono de faltas. O aluno que obtiver menos de 75% de frequência estará automaticamente reprovado na disciplina.</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Quanto às formas de avaliação do rendimento, deverão ser diversificadas e obtidas com a utilização de, no mínimo, dois instrumentos tais como: exercícios, arguições, provas, trabalhos, fichas de observações, relatórios, auto-avaliação e outros. Os critérios e valores de avaliação adotados pelo professor deverão ser explicitados aos alunos no início do período letivo.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A avaliação do aproveitamento dar-se-á mediante acompanhamento constante do aluno e dos resultados por ele obtidos de acordo com os instrumentos de avaliação. A cada verificação de aproveitamento é atribuída uma nota, expressa em grau numérico de 0 (zero) a dez (10), considerando-se, no caso de fração, apenas a primeira casa decimal.</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aluno que obtiver a média final das notas das verificações parciais igual ou superior a 6 (seis) na disciplina é considerado aprovado, independente do exame final.</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É considerado ainda aprovado, em cada disciplina, o aluno que nela obtiver nota seis (seis), resultante da média ponderada da média final das verificações parciais. A média final da disciplina após o exame final (NF) será calculada pela média ponderada do valor de sua média da disciplina (MD), peso 1 mais o valor do exame final (EF), peso 2, sendo essa soma dividida por 3. </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Ao aluno que, por motivo justificado, previsto em lei, não puder prestar exame final na época estabelecida no calendário escolar, será permitido exame em época especial com data determinada pelo professor, durante a semana seguinte ao término do semestre letivo em curso.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Resguardadas as condições estabelecidas em regimento interno dos cursos superiores, o discente reprovado terá direito à matrícula no semestre seguinte, desde que não ultrapasse o prazo máximo para a conclusão do curso.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discente terá direito a cursar disciplinas nas quais tenha sido reprovado sob forma</w:t>
      </w:r>
    </w:p>
    <w:p w:rsidR="00391984" w:rsidRPr="00A87E9E" w:rsidRDefault="00391984" w:rsidP="00391984">
      <w:pPr>
        <w:spacing w:line="360" w:lineRule="auto"/>
        <w:jc w:val="both"/>
        <w:rPr>
          <w:rFonts w:cs="Times New Roman"/>
          <w:lang w:val="pt-BR"/>
        </w:rPr>
      </w:pPr>
      <w:r w:rsidRPr="00A87E9E">
        <w:rPr>
          <w:rFonts w:cs="Times New Roman"/>
          <w:lang w:val="pt-BR"/>
        </w:rPr>
        <w:t>de dependência desde que o número total de dependentes solicitantes não exceda a 10% do</w:t>
      </w:r>
    </w:p>
    <w:p w:rsidR="00391984" w:rsidRPr="00A87E9E" w:rsidRDefault="00391984" w:rsidP="00391984">
      <w:pPr>
        <w:spacing w:line="360" w:lineRule="auto"/>
        <w:jc w:val="both"/>
        <w:rPr>
          <w:rFonts w:cs="Times New Roman"/>
          <w:lang w:val="pt-BR"/>
        </w:rPr>
      </w:pPr>
      <w:r w:rsidRPr="00A87E9E">
        <w:rPr>
          <w:rFonts w:cs="Times New Roman"/>
          <w:lang w:val="pt-BR"/>
        </w:rPr>
        <w:t>total de vagas de seu processo seletivo de ingresso regular ofertadas pelo curso ou de acordo</w:t>
      </w:r>
    </w:p>
    <w:p w:rsidR="00391984" w:rsidRPr="00A87E9E" w:rsidRDefault="00391984" w:rsidP="00391984">
      <w:pPr>
        <w:spacing w:line="360" w:lineRule="auto"/>
        <w:jc w:val="both"/>
        <w:rPr>
          <w:rFonts w:cs="Times New Roman"/>
          <w:lang w:val="pt-BR"/>
        </w:rPr>
      </w:pPr>
      <w:r w:rsidRPr="00A87E9E">
        <w:rPr>
          <w:rFonts w:cs="Times New Roman"/>
          <w:lang w:val="pt-BR"/>
        </w:rPr>
        <w:t>com o número de vagas disponibilizadas pelo Colegiado de Curso. Caso haja um número de</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 xml:space="preserve">dependentes solicitantes que exceda a 50% do total de vagas de seu processo seletivo </w:t>
      </w:r>
      <w:r w:rsidRPr="00A87E9E">
        <w:rPr>
          <w:rFonts w:cs="Times New Roman"/>
          <w:lang w:val="pt-BR"/>
        </w:rPr>
        <w:lastRenderedPageBreak/>
        <w:t>de ingresso regular ofertadas pelo curso, a instituição deverá abrir uma turma específica para os dependentes.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estudante em dependência terá direito à matrícula no período posterior do seu curso</w:t>
      </w:r>
    </w:p>
    <w:p w:rsidR="00391984" w:rsidRPr="00A87E9E" w:rsidRDefault="00391984" w:rsidP="00391984">
      <w:pPr>
        <w:spacing w:line="360" w:lineRule="auto"/>
        <w:jc w:val="both"/>
        <w:rPr>
          <w:rFonts w:cs="Times New Roman"/>
          <w:lang w:val="pt-BR"/>
        </w:rPr>
      </w:pPr>
      <w:r w:rsidRPr="00A87E9E">
        <w:rPr>
          <w:rFonts w:cs="Times New Roman"/>
          <w:lang w:val="pt-BR"/>
        </w:rPr>
        <w:t>desde que apresente CoRA igual ou maior que 60%.  O discente em dependência com CoRA menor que 60%, não sendo ofertadas as disciplinas em dependência, poderá dar continuidade ao curso e cumprirá obrigatoriamente todas as dependências quando ofertadas.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Desde que o discente tenha tido frequência igual ou superior a 75% (setenta e cinco por cento) e média semestral superior a 4,0 (quatro) terá direito à dependência especial,  resguardadas as condições estabelecidas em regimento interno dos cursos superiores.</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discente poderá solicitar revisão de prova no prazo de três (03) dias úteis após a publicação do resultado da prova ou exame, mediante requerimento fundamentado, dirigindo-se ao coordenador do curso, que encaminha ao colegiado, quando necessário.</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horário dos exames finais poderá ser elaborado pelo coordenador de curso, pela supervisão pedagógica ou pelo professor da disciplina e será divulgado para conhecimento dos interessados. No início de cada prova deverá ser feita chamada nominal dos acadêmicos e registrada a frequência. Só serão admitidos no exame os acadêmicos que constarem na relação encaminhada ao professor.</w:t>
      </w:r>
    </w:p>
    <w:p w:rsidR="00391984" w:rsidRPr="00A87E9E" w:rsidRDefault="00391984" w:rsidP="00391984">
      <w:pPr>
        <w:spacing w:line="360" w:lineRule="auto"/>
        <w:ind w:firstLine="706"/>
        <w:jc w:val="both"/>
        <w:rPr>
          <w:rFonts w:cs="Times New Roman"/>
          <w:lang w:val="pt-BR"/>
        </w:rPr>
      </w:pPr>
      <w:r w:rsidRPr="00A87E9E">
        <w:rPr>
          <w:rFonts w:cs="Times New Roman"/>
          <w:lang w:val="pt-BR"/>
        </w:rPr>
        <w:t>O aluno que se valer de recursos fraudulentos terá a prova imediatamente anulada, atribuindo-lhe nota zero, e será feito o registro do fato em ata respectiva.</w:t>
      </w:r>
    </w:p>
    <w:p w:rsidR="00391984" w:rsidRPr="00A87E9E" w:rsidRDefault="00391984" w:rsidP="00391984">
      <w:pPr>
        <w:pStyle w:val="Standard"/>
        <w:spacing w:line="360" w:lineRule="auto"/>
        <w:ind w:firstLine="706"/>
        <w:jc w:val="both"/>
        <w:rPr>
          <w:lang w:val="pt-BR"/>
        </w:rPr>
      </w:pPr>
      <w:r w:rsidRPr="00A87E9E">
        <w:rPr>
          <w:lang w:val="pt-BR"/>
        </w:rPr>
        <w:t>Para obtenção do grau de Licenciado em Computação o discente deverá atender aos seguintes requisitos:</w:t>
      </w:r>
    </w:p>
    <w:p w:rsidR="00391984" w:rsidRPr="00A87E9E" w:rsidRDefault="00391984" w:rsidP="00E01E75">
      <w:pPr>
        <w:pStyle w:val="Standard"/>
        <w:numPr>
          <w:ilvl w:val="0"/>
          <w:numId w:val="8"/>
        </w:numPr>
        <w:spacing w:line="360" w:lineRule="auto"/>
        <w:jc w:val="both"/>
        <w:rPr>
          <w:lang w:val="pt-BR"/>
        </w:rPr>
      </w:pPr>
      <w:r w:rsidRPr="00A87E9E">
        <w:rPr>
          <w:lang w:val="pt-BR"/>
        </w:rPr>
        <w:t>Cumprir os requisitos exigidos na matriz curricular do curso;</w:t>
      </w:r>
    </w:p>
    <w:p w:rsidR="00391984" w:rsidRPr="00A87E9E" w:rsidRDefault="00391984" w:rsidP="00E01E75">
      <w:pPr>
        <w:pStyle w:val="Standard"/>
        <w:numPr>
          <w:ilvl w:val="0"/>
          <w:numId w:val="8"/>
        </w:numPr>
        <w:spacing w:line="360" w:lineRule="auto"/>
        <w:jc w:val="both"/>
        <w:rPr>
          <w:lang w:val="pt-BR"/>
        </w:rPr>
      </w:pPr>
      <w:r w:rsidRPr="00A87E9E">
        <w:rPr>
          <w:lang w:val="pt-BR"/>
        </w:rPr>
        <w:t>Estar quite com a Biblioteca e demais setores com os quais tenha obtido empréstimo ou acesso a materiais;</w:t>
      </w:r>
    </w:p>
    <w:p w:rsidR="00391984" w:rsidRPr="00A87E9E" w:rsidRDefault="00391984" w:rsidP="00E01E75">
      <w:pPr>
        <w:pStyle w:val="Standard"/>
        <w:numPr>
          <w:ilvl w:val="0"/>
          <w:numId w:val="8"/>
        </w:numPr>
        <w:spacing w:line="360" w:lineRule="auto"/>
        <w:jc w:val="both"/>
        <w:rPr>
          <w:lang w:val="pt-BR"/>
        </w:rPr>
      </w:pPr>
      <w:r w:rsidRPr="00A87E9E">
        <w:rPr>
          <w:lang w:val="pt-BR"/>
        </w:rPr>
        <w:t>Ser aprovado no Trabalho de Conclusão do Curso, conforme regimento interno dos cursos superiores do Câmpus Machado;</w:t>
      </w:r>
    </w:p>
    <w:p w:rsidR="00391984" w:rsidRPr="00A87E9E" w:rsidRDefault="00391984" w:rsidP="00E01E75">
      <w:pPr>
        <w:pStyle w:val="Standard"/>
        <w:numPr>
          <w:ilvl w:val="0"/>
          <w:numId w:val="8"/>
        </w:numPr>
        <w:spacing w:line="360" w:lineRule="auto"/>
        <w:jc w:val="both"/>
        <w:rPr>
          <w:lang w:val="pt-BR"/>
        </w:rPr>
      </w:pPr>
      <w:r w:rsidRPr="00A87E9E">
        <w:rPr>
          <w:lang w:val="pt-BR"/>
        </w:rPr>
        <w:t xml:space="preserve">Comprovar a realização de eventuais correções indicadas </w:t>
      </w:r>
      <w:smartTag w:uri="urn:schemas-microsoft-com:office:smarttags" w:element="PersonName">
        <w:smartTagPr>
          <w:attr w:name="ProductID" w:val="em seu Trabalho"/>
        </w:smartTagPr>
        <w:r w:rsidRPr="00A87E9E">
          <w:rPr>
            <w:lang w:val="pt-BR"/>
          </w:rPr>
          <w:t>em seu Trabalho</w:t>
        </w:r>
      </w:smartTag>
      <w:r w:rsidRPr="00A87E9E">
        <w:rPr>
          <w:lang w:val="pt-BR"/>
        </w:rPr>
        <w:t xml:space="preserve"> de Conclusão de Curso;</w:t>
      </w:r>
    </w:p>
    <w:p w:rsidR="00391984" w:rsidRPr="00A87E9E" w:rsidRDefault="00391984" w:rsidP="00E01E75">
      <w:pPr>
        <w:pStyle w:val="Standard"/>
        <w:numPr>
          <w:ilvl w:val="0"/>
          <w:numId w:val="8"/>
        </w:numPr>
        <w:spacing w:line="360" w:lineRule="auto"/>
        <w:jc w:val="both"/>
        <w:rPr>
          <w:lang w:val="pt-BR"/>
        </w:rPr>
      </w:pPr>
      <w:r w:rsidRPr="00A87E9E">
        <w:rPr>
          <w:lang w:val="pt-BR"/>
        </w:rPr>
        <w:t>Comprovar a realização da carga horária mínima de atividades acadêmico-científico-culturais.</w:t>
      </w:r>
    </w:p>
    <w:p w:rsidR="00391984" w:rsidRPr="00A87E9E" w:rsidRDefault="00391984" w:rsidP="00E01E75">
      <w:pPr>
        <w:pStyle w:val="Standard"/>
        <w:numPr>
          <w:ilvl w:val="0"/>
          <w:numId w:val="8"/>
        </w:numPr>
        <w:spacing w:line="360" w:lineRule="auto"/>
        <w:jc w:val="both"/>
        <w:rPr>
          <w:lang w:val="pt-BR"/>
        </w:rPr>
      </w:pPr>
      <w:r w:rsidRPr="00A87E9E">
        <w:rPr>
          <w:lang w:val="pt-BR"/>
        </w:rPr>
        <w:t>Apresentar a documentação comprobatória do estágio curricular.</w:t>
      </w:r>
    </w:p>
    <w:p w:rsidR="00391984" w:rsidRPr="00A87E9E" w:rsidRDefault="00391984" w:rsidP="00391984">
      <w:pPr>
        <w:pStyle w:val="Standard"/>
        <w:spacing w:line="360" w:lineRule="auto"/>
        <w:ind w:firstLine="706"/>
        <w:jc w:val="both"/>
        <w:rPr>
          <w:lang w:val="pt-BR"/>
        </w:rPr>
      </w:pPr>
      <w:r w:rsidRPr="00A87E9E">
        <w:rPr>
          <w:lang w:val="pt-BR"/>
        </w:rPr>
        <w:t>A solenidade de colação de grau dos Cursos de Graduação é um ato acadêmico oficial e obrigatório, público, organizado pelo IFSULDEMINAS, na forma do Regimento e das Normas do Conselho Superior, devendo constar do Calendário Acadêmico.</w:t>
      </w:r>
    </w:p>
    <w:p w:rsidR="001B2101" w:rsidRPr="00A87E9E" w:rsidRDefault="001B2101" w:rsidP="00E01E75">
      <w:pPr>
        <w:pStyle w:val="PPCs"/>
        <w:numPr>
          <w:ilvl w:val="1"/>
          <w:numId w:val="10"/>
        </w:numPr>
      </w:pPr>
      <w:bookmarkStart w:id="87" w:name="_Toc320875672"/>
      <w:bookmarkStart w:id="88" w:name="_Toc388901678"/>
      <w:bookmarkStart w:id="89" w:name="_Toc391299556"/>
      <w:r w:rsidRPr="00A87E9E">
        <w:lastRenderedPageBreak/>
        <w:t>Avaliação do Projeto</w:t>
      </w:r>
      <w:bookmarkEnd w:id="87"/>
      <w:bookmarkEnd w:id="88"/>
      <w:bookmarkEnd w:id="89"/>
    </w:p>
    <w:p w:rsidR="001B2101" w:rsidRPr="00A87E9E" w:rsidRDefault="001B2101" w:rsidP="001B2101">
      <w:pPr>
        <w:spacing w:line="360" w:lineRule="auto"/>
        <w:ind w:firstLine="708"/>
        <w:jc w:val="both"/>
        <w:rPr>
          <w:rFonts w:cs="Times New Roman"/>
          <w:lang w:val="pt-BR"/>
        </w:rPr>
      </w:pPr>
      <w:r w:rsidRPr="00A87E9E">
        <w:rPr>
          <w:rFonts w:cs="Times New Roman"/>
          <w:lang w:val="pt-BR"/>
        </w:rPr>
        <w:t xml:space="preserve">A avaliação do curso de Licenciatura em Computação deverá ocorrer periodicamente por meio de avaliação do Projeto Pedagógico como parte integrante da definição e execução de atividades pedagógicas relevantes ao processo ensino-aprendizagem e possibilitará a detecção de pontos de deficiência ou em desacordo com os objetivos deste projeto. </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Deverão ser realizadas avaliações de caráter diagnóstico com os discentes durante todo o processo de aprendizagem para verificação das mudanças implementadas durante sua vivência acadêmica.</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 xml:space="preserve">O </w:t>
      </w:r>
      <w:r w:rsidRPr="00A87E9E">
        <w:rPr>
          <w:rStyle w:val="unnamed11"/>
          <w:rFonts w:ascii="Times New Roman" w:hAnsi="Times New Roman" w:cs="Times New Roman"/>
          <w:sz w:val="24"/>
          <w:szCs w:val="24"/>
          <w:lang w:val="pt-BR"/>
        </w:rPr>
        <w:t>IFSULDEMINAS – Câmpus</w:t>
      </w:r>
      <w:r w:rsidRPr="00A87E9E">
        <w:rPr>
          <w:rStyle w:val="unnamed11"/>
          <w:rFonts w:ascii="Times New Roman" w:hAnsi="Times New Roman" w:cs="Times New Roman"/>
          <w:i/>
          <w:sz w:val="24"/>
          <w:szCs w:val="24"/>
          <w:lang w:val="pt-BR"/>
        </w:rPr>
        <w:t xml:space="preserve"> </w:t>
      </w:r>
      <w:r w:rsidRPr="00A87E9E">
        <w:rPr>
          <w:rStyle w:val="unnamed11"/>
          <w:rFonts w:ascii="Times New Roman" w:hAnsi="Times New Roman" w:cs="Times New Roman"/>
          <w:sz w:val="24"/>
          <w:szCs w:val="24"/>
          <w:lang w:val="pt-BR"/>
        </w:rPr>
        <w:t>Machado</w:t>
      </w:r>
      <w:r w:rsidRPr="00A87E9E">
        <w:rPr>
          <w:rFonts w:cs="Times New Roman"/>
          <w:lang w:val="pt-BR"/>
        </w:rPr>
        <w:t>, ciente da importância do curso de Licenciatura em Computação e da avaliação de sua qualidade, eficácia e eficiência estabelecerá a autoavaliação institucional, que será realizada de forma permanente. Serão avaliados pela CPA (Comissão Própria de Avaliação), conforme orientações do Ministério da Educação, os seguintes itens:</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 qualidade do corpo docente;</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 xml:space="preserve">coordenação (disponibilidade e atuação do coordenador); </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 organização didático-pedagógica;</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as instalações físicas oferecidas para a realização das atividades do curso (laboratórios, biblioteca, salas de aula, etc.);</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disponibilidade dos serviços de computação (laboratórios, Internet, recursos audiovisuais, etc.)</w:t>
      </w:r>
    </w:p>
    <w:p w:rsidR="001B2101" w:rsidRPr="00A87E9E" w:rsidRDefault="001B2101" w:rsidP="001B2101">
      <w:pPr>
        <w:numPr>
          <w:ilvl w:val="0"/>
          <w:numId w:val="3"/>
        </w:numPr>
        <w:spacing w:line="360" w:lineRule="auto"/>
        <w:jc w:val="both"/>
        <w:rPr>
          <w:rFonts w:cs="Times New Roman"/>
          <w:lang w:val="pt-BR"/>
        </w:rPr>
      </w:pPr>
      <w:r w:rsidRPr="00A87E9E">
        <w:rPr>
          <w:rFonts w:cs="Times New Roman"/>
          <w:lang w:val="pt-BR"/>
        </w:rPr>
        <w:t>serviços administrativos e de apoio.</w:t>
      </w:r>
    </w:p>
    <w:p w:rsidR="001B2101" w:rsidRPr="00A87E9E" w:rsidRDefault="001B2101" w:rsidP="001B2101">
      <w:pPr>
        <w:spacing w:line="360" w:lineRule="auto"/>
        <w:ind w:firstLine="708"/>
        <w:jc w:val="both"/>
        <w:rPr>
          <w:rFonts w:cs="Times New Roman"/>
          <w:lang w:val="pt-BR"/>
        </w:rPr>
      </w:pPr>
      <w:r w:rsidRPr="00A87E9E">
        <w:rPr>
          <w:rFonts w:cs="Times New Roman"/>
          <w:lang w:val="pt-BR"/>
        </w:rPr>
        <w:t>Também deve ser proposto um processo avaliativo por meio de pesquisa com os egressos do curso para verificação de suas possibilidades de capacitação para atuação profissional.</w:t>
      </w:r>
    </w:p>
    <w:p w:rsidR="001B2101" w:rsidRPr="00A87E9E" w:rsidRDefault="001B2101" w:rsidP="001B2101">
      <w:pPr>
        <w:spacing w:line="360" w:lineRule="auto"/>
        <w:ind w:firstLine="706"/>
        <w:jc w:val="both"/>
        <w:rPr>
          <w:rFonts w:cs="Times New Roman"/>
          <w:lang w:val="pt-BR"/>
        </w:rPr>
      </w:pPr>
      <w:r w:rsidRPr="00A87E9E">
        <w:rPr>
          <w:rFonts w:cs="Times New Roman"/>
          <w:lang w:val="pt-BR"/>
        </w:rPr>
        <w:t xml:space="preserve">Deverão ser criados </w:t>
      </w:r>
      <w:r w:rsidRPr="00A87E9E">
        <w:rPr>
          <w:rFonts w:cs="Times New Roman"/>
          <w:lang w:val="x-none"/>
        </w:rPr>
        <w:t>mecanismos de</w:t>
      </w:r>
      <w:r w:rsidRPr="00A87E9E">
        <w:rPr>
          <w:rFonts w:cs="Times New Roman"/>
          <w:lang w:val="pt-BR"/>
        </w:rPr>
        <w:t xml:space="preserve"> </w:t>
      </w:r>
      <w:r w:rsidRPr="00A87E9E">
        <w:rPr>
          <w:rFonts w:cs="Times New Roman"/>
          <w:lang w:val="x-none"/>
        </w:rPr>
        <w:t>avaliação permanente da efetividade do processo de ensino-aprendizagem, visando</w:t>
      </w:r>
      <w:r w:rsidRPr="00A87E9E">
        <w:rPr>
          <w:rFonts w:cs="Times New Roman"/>
          <w:lang w:val="pt-BR"/>
        </w:rPr>
        <w:t xml:space="preserve"> </w:t>
      </w:r>
      <w:r w:rsidRPr="00A87E9E">
        <w:rPr>
          <w:rFonts w:cs="Times New Roman"/>
          <w:lang w:val="x-none"/>
        </w:rPr>
        <w:t xml:space="preserve">compatibilizar a oferta de vagas, os objetivos do </w:t>
      </w:r>
      <w:r w:rsidRPr="00A87E9E">
        <w:rPr>
          <w:rFonts w:cs="Times New Roman"/>
          <w:lang w:val="pt-BR"/>
        </w:rPr>
        <w:t>c</w:t>
      </w:r>
      <w:r w:rsidRPr="00A87E9E">
        <w:rPr>
          <w:rFonts w:cs="Times New Roman"/>
          <w:lang w:val="x-none"/>
        </w:rPr>
        <w:t>urso, o perfil do egresso e a</w:t>
      </w:r>
      <w:r w:rsidRPr="00A87E9E">
        <w:rPr>
          <w:rFonts w:cs="Times New Roman"/>
          <w:lang w:val="pt-BR"/>
        </w:rPr>
        <w:t xml:space="preserve"> </w:t>
      </w:r>
      <w:r w:rsidRPr="00A87E9E">
        <w:rPr>
          <w:rFonts w:cs="Times New Roman"/>
          <w:lang w:val="x-none"/>
        </w:rPr>
        <w:t xml:space="preserve">demanda do mercado de trabalho para </w:t>
      </w:r>
      <w:r w:rsidRPr="00A87E9E">
        <w:rPr>
          <w:rFonts w:cs="Times New Roman"/>
          <w:lang w:val="pt-BR"/>
        </w:rPr>
        <w:t>os licenciados em Computação</w:t>
      </w:r>
      <w:r w:rsidRPr="00A87E9E">
        <w:rPr>
          <w:rFonts w:cs="Times New Roman"/>
          <w:lang w:val="x-none"/>
        </w:rPr>
        <w:t>.</w:t>
      </w:r>
      <w:r w:rsidRPr="00A87E9E">
        <w:rPr>
          <w:rFonts w:cs="Times New Roman"/>
          <w:lang w:val="pt-BR"/>
        </w:rPr>
        <w:t xml:space="preserve"> Dentre esses processos citam-se:</w:t>
      </w:r>
    </w:p>
    <w:p w:rsidR="001B2101" w:rsidRPr="00A87E9E" w:rsidRDefault="001B2101" w:rsidP="00E01E75">
      <w:pPr>
        <w:numPr>
          <w:ilvl w:val="0"/>
          <w:numId w:val="12"/>
        </w:numPr>
        <w:spacing w:line="360" w:lineRule="auto"/>
        <w:jc w:val="both"/>
        <w:rPr>
          <w:rFonts w:cs="Times New Roman"/>
          <w:lang w:val="x-none"/>
        </w:rPr>
      </w:pPr>
      <w:r w:rsidRPr="00A87E9E">
        <w:rPr>
          <w:rFonts w:cs="Times New Roman"/>
          <w:lang w:val="pt-BR"/>
        </w:rPr>
        <w:t xml:space="preserve">Avaliação feita pelo </w:t>
      </w:r>
      <w:r w:rsidRPr="00A87E9E">
        <w:rPr>
          <w:rFonts w:cs="Times New Roman"/>
          <w:lang w:val="x-none"/>
        </w:rPr>
        <w:t>SINAES, que por meio</w:t>
      </w:r>
      <w:r w:rsidRPr="00A87E9E">
        <w:rPr>
          <w:rFonts w:cs="Times New Roman"/>
          <w:lang w:val="pt-BR"/>
        </w:rPr>
        <w:t xml:space="preserve"> </w:t>
      </w:r>
      <w:r w:rsidRPr="00A87E9E">
        <w:rPr>
          <w:rFonts w:cs="Times New Roman"/>
          <w:lang w:val="x-none"/>
        </w:rPr>
        <w:t>do Decreto N° 5.773, de 9 de maio de 2006, dispõe sobre o exercício das funções de</w:t>
      </w:r>
      <w:r w:rsidRPr="00A87E9E">
        <w:rPr>
          <w:rFonts w:cs="Times New Roman"/>
          <w:lang w:val="pt-BR"/>
        </w:rPr>
        <w:t xml:space="preserve"> </w:t>
      </w:r>
      <w:r w:rsidRPr="00A87E9E">
        <w:rPr>
          <w:rFonts w:cs="Times New Roman"/>
          <w:lang w:val="x-none"/>
        </w:rPr>
        <w:t>regulação, supervisão e avaliação de instituições de educação superior e cursos</w:t>
      </w:r>
      <w:r w:rsidRPr="00A87E9E">
        <w:rPr>
          <w:rFonts w:cs="Times New Roman"/>
          <w:lang w:val="pt-BR"/>
        </w:rPr>
        <w:t xml:space="preserve"> </w:t>
      </w:r>
      <w:r w:rsidRPr="00A87E9E">
        <w:rPr>
          <w:rFonts w:cs="Times New Roman"/>
          <w:lang w:val="x-none"/>
        </w:rPr>
        <w:t>superiores de graduação e sequenciais no sistema federal de ensino. Que define</w:t>
      </w:r>
      <w:r w:rsidRPr="00A87E9E">
        <w:rPr>
          <w:rFonts w:cs="Times New Roman"/>
          <w:lang w:val="pt-BR"/>
        </w:rPr>
        <w:t xml:space="preserve"> </w:t>
      </w:r>
      <w:r w:rsidRPr="00A87E9E">
        <w:rPr>
          <w:rFonts w:cs="Times New Roman"/>
          <w:lang w:val="x-none"/>
        </w:rPr>
        <w:t>através do § 3º de artigo 1º que a avaliação realizada pelo Sistema Nacional de</w:t>
      </w:r>
      <w:r w:rsidRPr="00A87E9E">
        <w:rPr>
          <w:rFonts w:cs="Times New Roman"/>
          <w:lang w:val="pt-BR"/>
        </w:rPr>
        <w:t xml:space="preserve"> </w:t>
      </w:r>
      <w:r w:rsidRPr="00A87E9E">
        <w:rPr>
          <w:rFonts w:cs="Times New Roman"/>
          <w:lang w:val="x-none"/>
        </w:rPr>
        <w:t xml:space="preserve">Avaliação da Educação Superior - SINAES constituirá referencial básico para </w:t>
      </w:r>
      <w:r w:rsidRPr="00A87E9E">
        <w:rPr>
          <w:rFonts w:cs="Times New Roman"/>
          <w:lang w:val="x-none"/>
        </w:rPr>
        <w:lastRenderedPageBreak/>
        <w:t>os</w:t>
      </w:r>
      <w:r w:rsidRPr="00A87E9E">
        <w:rPr>
          <w:rFonts w:cs="Times New Roman"/>
          <w:lang w:val="pt-BR"/>
        </w:rPr>
        <w:t xml:space="preserve"> </w:t>
      </w:r>
      <w:r w:rsidRPr="00A87E9E">
        <w:rPr>
          <w:rFonts w:cs="Times New Roman"/>
          <w:lang w:val="x-none"/>
        </w:rPr>
        <w:t>processos de regulação e supervisão da educação superior, a fim de promover a</w:t>
      </w:r>
      <w:r w:rsidRPr="00A87E9E">
        <w:rPr>
          <w:rFonts w:cs="Times New Roman"/>
          <w:lang w:val="pt-BR"/>
        </w:rPr>
        <w:t xml:space="preserve"> </w:t>
      </w:r>
      <w:r w:rsidRPr="00A87E9E">
        <w:rPr>
          <w:rFonts w:cs="Times New Roman"/>
          <w:lang w:val="x-none"/>
        </w:rPr>
        <w:t>melhoria de sua qualidade. Esta avaliação terá como componentes os seguintes itens:</w:t>
      </w:r>
    </w:p>
    <w:p w:rsidR="001B2101" w:rsidRPr="00A87E9E" w:rsidRDefault="001B2101" w:rsidP="00E01E75">
      <w:pPr>
        <w:numPr>
          <w:ilvl w:val="0"/>
          <w:numId w:val="13"/>
        </w:numPr>
        <w:spacing w:line="360" w:lineRule="auto"/>
        <w:ind w:firstLine="706"/>
        <w:jc w:val="both"/>
        <w:rPr>
          <w:rFonts w:cs="Times New Roman"/>
          <w:lang w:val="x-none"/>
        </w:rPr>
      </w:pPr>
      <w:r w:rsidRPr="00A87E9E">
        <w:rPr>
          <w:rFonts w:cs="Times New Roman"/>
          <w:lang w:val="x-none"/>
        </w:rPr>
        <w:t>Avaliação externa, realizada por comissões externas designadas pelo INEP;</w:t>
      </w:r>
    </w:p>
    <w:p w:rsidR="001B2101" w:rsidRPr="00A87E9E" w:rsidRDefault="001B2101" w:rsidP="00E01E75">
      <w:pPr>
        <w:numPr>
          <w:ilvl w:val="0"/>
          <w:numId w:val="13"/>
        </w:numPr>
        <w:spacing w:line="360" w:lineRule="auto"/>
        <w:ind w:firstLine="706"/>
        <w:jc w:val="both"/>
        <w:rPr>
          <w:rFonts w:cs="Times New Roman"/>
          <w:lang w:val="x-none"/>
        </w:rPr>
      </w:pPr>
      <w:r w:rsidRPr="00A87E9E">
        <w:rPr>
          <w:rFonts w:cs="Times New Roman"/>
          <w:lang w:val="x-none"/>
        </w:rPr>
        <w:t>ENADE – Exame Nacional de Avaliação de Desenvolvimento dos estudantes.</w:t>
      </w:r>
    </w:p>
    <w:p w:rsidR="001B2101" w:rsidRPr="00A87E9E" w:rsidRDefault="001B2101" w:rsidP="001B2101">
      <w:pPr>
        <w:spacing w:line="360" w:lineRule="auto"/>
        <w:ind w:firstLine="709"/>
        <w:jc w:val="both"/>
        <w:rPr>
          <w:rFonts w:cs="Times New Roman"/>
          <w:lang w:val="pt-BR"/>
        </w:rPr>
      </w:pPr>
      <w:r w:rsidRPr="00A87E9E">
        <w:rPr>
          <w:rFonts w:cs="Times New Roman"/>
          <w:lang w:val="x-none"/>
        </w:rPr>
        <w:t>Ao longo do desenvolvimento das atividades curriculares, a Coordenação do</w:t>
      </w:r>
      <w:r w:rsidRPr="00A87E9E">
        <w:rPr>
          <w:rFonts w:cs="Times New Roman"/>
          <w:lang w:val="pt-BR"/>
        </w:rPr>
        <w:t xml:space="preserve"> </w:t>
      </w:r>
      <w:r w:rsidRPr="00A87E9E">
        <w:rPr>
          <w:rFonts w:cs="Times New Roman"/>
          <w:lang w:val="x-none"/>
        </w:rPr>
        <w:t>Curso deve agir na direção da consolidação de mecanismos que possibilitem a</w:t>
      </w:r>
      <w:r w:rsidRPr="00A87E9E">
        <w:rPr>
          <w:rFonts w:cs="Times New Roman"/>
          <w:lang w:val="pt-BR"/>
        </w:rPr>
        <w:t xml:space="preserve"> </w:t>
      </w:r>
      <w:r w:rsidRPr="00A87E9E">
        <w:rPr>
          <w:rFonts w:cs="Times New Roman"/>
          <w:lang w:val="x-none"/>
        </w:rPr>
        <w:t>permanente avaliação dos objetivos do curso. Tais mecanismos deverão contemplar</w:t>
      </w:r>
      <w:r w:rsidRPr="00A87E9E">
        <w:rPr>
          <w:rFonts w:cs="Times New Roman"/>
          <w:lang w:val="pt-BR"/>
        </w:rPr>
        <w:t xml:space="preserve"> </w:t>
      </w:r>
      <w:r w:rsidRPr="00A87E9E">
        <w:rPr>
          <w:rFonts w:cs="Times New Roman"/>
          <w:lang w:val="x-none"/>
        </w:rPr>
        <w:t xml:space="preserve">as necessidades da área do conhecimento que </w:t>
      </w:r>
      <w:r w:rsidRPr="00A87E9E">
        <w:rPr>
          <w:rFonts w:cs="Times New Roman"/>
          <w:lang w:val="pt-BR"/>
        </w:rPr>
        <w:t>o curso de Licenciatura em Computação está associado</w:t>
      </w:r>
      <w:r w:rsidRPr="00A87E9E">
        <w:rPr>
          <w:rFonts w:cs="Times New Roman"/>
          <w:lang w:val="x-none"/>
        </w:rPr>
        <w:t>, as exigências</w:t>
      </w:r>
      <w:r w:rsidRPr="00A87E9E">
        <w:rPr>
          <w:rFonts w:cs="Times New Roman"/>
          <w:lang w:val="pt-BR"/>
        </w:rPr>
        <w:t xml:space="preserve"> </w:t>
      </w:r>
      <w:r w:rsidRPr="00A87E9E">
        <w:rPr>
          <w:rFonts w:cs="Times New Roman"/>
          <w:lang w:val="x-none"/>
        </w:rPr>
        <w:t>acadêmicas d</w:t>
      </w:r>
      <w:r w:rsidRPr="00A87E9E">
        <w:rPr>
          <w:rFonts w:cs="Times New Roman"/>
          <w:lang w:val="pt-BR"/>
        </w:rPr>
        <w:t>o Instituto, especificamente do câmpus Machado</w:t>
      </w:r>
      <w:r w:rsidRPr="00A87E9E">
        <w:rPr>
          <w:rFonts w:cs="Times New Roman"/>
          <w:lang w:val="x-none"/>
        </w:rPr>
        <w:t>, o mercado de trabalho, as condições de</w:t>
      </w:r>
      <w:r w:rsidRPr="00A87E9E">
        <w:rPr>
          <w:rFonts w:cs="Times New Roman"/>
          <w:lang w:val="pt-BR"/>
        </w:rPr>
        <w:t xml:space="preserve"> </w:t>
      </w:r>
      <w:r w:rsidRPr="00A87E9E">
        <w:rPr>
          <w:rFonts w:cs="Times New Roman"/>
          <w:lang w:val="x-none"/>
        </w:rPr>
        <w:t>empregabilidade</w:t>
      </w:r>
      <w:r w:rsidRPr="00A87E9E">
        <w:rPr>
          <w:rFonts w:cs="Times New Roman"/>
          <w:lang w:val="pt-BR"/>
        </w:rPr>
        <w:t xml:space="preserve"> </w:t>
      </w:r>
      <w:r w:rsidRPr="00A87E9E">
        <w:rPr>
          <w:rFonts w:cs="Times New Roman"/>
          <w:lang w:val="x-none"/>
        </w:rPr>
        <w:t>e a atuação profissional dos formandos, entre outros.</w:t>
      </w:r>
    </w:p>
    <w:p w:rsidR="00B13CF4" w:rsidRPr="00A87E9E" w:rsidRDefault="00B13CF4" w:rsidP="001B2101">
      <w:pPr>
        <w:spacing w:line="360" w:lineRule="auto"/>
        <w:ind w:firstLine="709"/>
        <w:jc w:val="both"/>
        <w:rPr>
          <w:rFonts w:cs="Times New Roman"/>
          <w:lang w:val="pt-BR"/>
        </w:rPr>
      </w:pPr>
    </w:p>
    <w:p w:rsidR="00B13CF4" w:rsidRPr="00A87E9E" w:rsidRDefault="00B13CF4" w:rsidP="00E01E75">
      <w:pPr>
        <w:pStyle w:val="PPCs"/>
        <w:numPr>
          <w:ilvl w:val="1"/>
          <w:numId w:val="10"/>
        </w:numPr>
      </w:pPr>
      <w:bookmarkStart w:id="90" w:name="_Toc388901647"/>
      <w:bookmarkStart w:id="91" w:name="_Toc391299557"/>
      <w:r w:rsidRPr="00A87E9E">
        <w:t>Princípios norteadores do Projeto Pedagógico</w:t>
      </w:r>
      <w:bookmarkEnd w:id="90"/>
      <w:bookmarkEnd w:id="91"/>
    </w:p>
    <w:p w:rsidR="00B13CF4" w:rsidRPr="00A87E9E" w:rsidRDefault="00B13CF4" w:rsidP="00B13CF4">
      <w:pPr>
        <w:pStyle w:val="Standard"/>
        <w:spacing w:line="360" w:lineRule="auto"/>
        <w:ind w:firstLine="706"/>
        <w:jc w:val="both"/>
        <w:rPr>
          <w:lang w:val="pt-BR"/>
        </w:rPr>
      </w:pPr>
      <w:r w:rsidRPr="00A87E9E">
        <w:rPr>
          <w:lang w:val="pt-BR"/>
        </w:rPr>
        <w:t>O Projeto Pedagógico de Curso (PPC) expressa os principais parâmetros para a ação educativa, fundamentando, juntamente com o Projeto Pedagógico Institucional (PPI), a gestão acadêmica, pedagógica e administrativa do curso de Licenciatura em Computação. Está em permanente construção, sendo elaborado, reelaborado, implementado e avaliado.</w:t>
      </w:r>
    </w:p>
    <w:p w:rsidR="00B13CF4" w:rsidRPr="00A87E9E" w:rsidRDefault="00B13CF4" w:rsidP="00B13CF4">
      <w:pPr>
        <w:pStyle w:val="Standard"/>
        <w:spacing w:line="360" w:lineRule="auto"/>
        <w:ind w:firstLine="706"/>
        <w:jc w:val="both"/>
        <w:rPr>
          <w:lang w:val="pt-BR"/>
        </w:rPr>
      </w:pPr>
      <w:r w:rsidRPr="00A87E9E">
        <w:rPr>
          <w:lang w:val="pt-BR"/>
        </w:rPr>
        <w:t>Este PPC deve buscar frequente sintonia com a nova visão de mundo, expressa nesse novo paradigma de sociedade e de educação, garantindo a formação global e crítica para os envolvidos no processo, como forma de capacitá-los para o exercício da cidadania, bem como sujeitos de transformação da realidade, com respostas para os grandes problemas contemporâneos. O ensino na graduação, voltado para a construção do conhecimento, não pode orientar-se por uma estrutura curricular rígida, baseada no enfoque unicamente disciplinar e sequenciada de conteúdos confinada aos limites da sala de aula, onde o ensino tem por base a exposição submissa aos conteúdos descritivos</w:t>
      </w:r>
    </w:p>
    <w:p w:rsidR="00B13CF4" w:rsidRPr="00A87E9E" w:rsidRDefault="00B13CF4" w:rsidP="00B13CF4">
      <w:pPr>
        <w:pStyle w:val="Standard"/>
        <w:spacing w:line="360" w:lineRule="auto"/>
        <w:ind w:firstLine="706"/>
        <w:jc w:val="both"/>
        <w:rPr>
          <w:lang w:val="pt-BR"/>
        </w:rPr>
      </w:pPr>
      <w:r w:rsidRPr="00A87E9E">
        <w:rPr>
          <w:lang w:val="pt-BR"/>
        </w:rPr>
        <w:t>O PPC deve ser construído em sintonia e articulação com o PDI e o PPI, com as Políticas Nacionais de Educação, com as Diretrizes Curriculares Nacionais e em especial, um PPC voltado para construção do conhecimento deve ser vinculado aos processos de pesquisa e extensão.</w:t>
      </w:r>
    </w:p>
    <w:p w:rsidR="001B2101" w:rsidRPr="00A87E9E" w:rsidRDefault="001B2101" w:rsidP="001B2101">
      <w:pPr>
        <w:rPr>
          <w:lang w:val="pt-BR"/>
        </w:rPr>
      </w:pPr>
    </w:p>
    <w:p w:rsidR="00391984" w:rsidRPr="00A87E9E" w:rsidRDefault="00391984" w:rsidP="00391984">
      <w:pPr>
        <w:pStyle w:val="PPCs"/>
      </w:pPr>
      <w:bookmarkStart w:id="92" w:name="_Toc391299558"/>
      <w:r w:rsidRPr="00A87E9E">
        <w:lastRenderedPageBreak/>
        <w:t>Infra Estrutura</w:t>
      </w:r>
      <w:bookmarkEnd w:id="92"/>
    </w:p>
    <w:p w:rsidR="00391984" w:rsidRPr="00A87E9E" w:rsidRDefault="00391984" w:rsidP="00E01E75">
      <w:pPr>
        <w:pStyle w:val="PPCs"/>
        <w:numPr>
          <w:ilvl w:val="1"/>
          <w:numId w:val="10"/>
        </w:numPr>
      </w:pPr>
      <w:bookmarkStart w:id="93" w:name="_Toc388901662"/>
      <w:bookmarkStart w:id="94" w:name="_Toc391299559"/>
      <w:r w:rsidRPr="00A87E9E">
        <w:t>Infraestrutura Física</w:t>
      </w:r>
      <w:bookmarkEnd w:id="93"/>
      <w:bookmarkEnd w:id="94"/>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 IFSULDEMINAS - Câmpus Machado possui ampla área total com construções distribuídas em diversas salas de aula, laboratórios de diferentes áreas (física, química, biologia, alimentos, informática), salas com equipamentos audiovisuais, biblioteca, ginásio poliesportivo, quadras esportivas, campo de futebol, alojamento (para discentes internos e semi-internos), refeitório, cantina, oficina mecânica, carpintaria, unidade de torrefação e beneficiamento do café, cafeteria, usina de biodiesel, agroindústria, laticínio, setor de transportes, prédio administrativo, almoxarifado, enfermaria, Cooperativa de alunos e demais setores que permitem o efetivo funcionamento do câmpus.</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Conta também com diversas unidades educativas de produção, onde são desenvolvidos projetos e atividades produtivas para abastecimento do câmpus e para comercialização. Tais unidades possuem infraestrutura necessária para proporcionar um máximo aproveitamento do ensino-aprendizagem, possibilitando a realização de aulas teórico-práticas, como por exemplo nos setores de apicultura, cunicultura, piscicultura, avicultura, equinocultura, suinocultura, jardinagem, silvicultura, culturas anuais, etc.</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 Câmpus Machado abriga também uma Estação Meteorológica em convênio com o INPE (Instituto Nacional de Pesquisas Espaciais) que fornece dados que beneficiam Machado e região.</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Além das disciplinas obrigatórias de cada curso, o Câmpus Machado oferece diversas possibilidades de participação dos discentes nas mais variadas áreas como projetos culturais (dança, teatro, artesanato) e projetos esportivos (basquete, futebol, voleibol, atletismo, etc).</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391984" w:rsidRPr="00A87E9E" w:rsidRDefault="00391984" w:rsidP="00E01E75">
      <w:pPr>
        <w:pStyle w:val="PPCs"/>
        <w:numPr>
          <w:ilvl w:val="1"/>
          <w:numId w:val="10"/>
        </w:numPr>
      </w:pPr>
      <w:bookmarkStart w:id="95" w:name="_Toc388901664"/>
      <w:bookmarkStart w:id="96" w:name="_Toc391299560"/>
      <w:r w:rsidRPr="00A87E9E">
        <w:t>Laboratórios</w:t>
      </w:r>
      <w:bookmarkEnd w:id="95"/>
      <w:bookmarkEnd w:id="96"/>
    </w:p>
    <w:p w:rsidR="00391984" w:rsidRPr="00A87E9E" w:rsidRDefault="00391984" w:rsidP="00391984">
      <w:pPr>
        <w:pStyle w:val="NormalWeb"/>
        <w:spacing w:line="360" w:lineRule="auto"/>
        <w:ind w:firstLine="360"/>
        <w:jc w:val="both"/>
        <w:rPr>
          <w:rFonts w:eastAsia="Times New Roman" w:cs="Times New Roman"/>
          <w:kern w:val="0"/>
          <w:lang w:val="pt-BR" w:eastAsia="pt-BR" w:bidi="ar-SA"/>
        </w:rPr>
      </w:pPr>
      <w:r w:rsidRPr="00A87E9E">
        <w:rPr>
          <w:rFonts w:eastAsia="Times New Roman" w:cs="Times New Roman"/>
          <w:kern w:val="0"/>
          <w:lang w:val="pt-BR" w:eastAsia="pt-BR" w:bidi="ar-SA"/>
        </w:rPr>
        <w:t>Os laboratórios de informática e outros meios implantados de acesso à</w:t>
      </w:r>
      <w:r w:rsidRPr="00A87E9E">
        <w:rPr>
          <w:rFonts w:eastAsia="Times New Roman" w:cs="Times New Roman"/>
          <w:kern w:val="0"/>
          <w:lang w:val="pt-BR" w:eastAsia="pt-BR" w:bidi="ar-SA"/>
        </w:rPr>
        <w:br/>
        <w:t>informática, como por exemplo a Biblioteca do câmpus, atendem, de maneira</w:t>
      </w:r>
      <w:r w:rsidRPr="00A87E9E">
        <w:rPr>
          <w:rFonts w:eastAsia="Times New Roman" w:cs="Times New Roman"/>
          <w:kern w:val="0"/>
          <w:lang w:val="pt-BR" w:eastAsia="pt-BR" w:bidi="ar-SA"/>
        </w:rPr>
        <w:br/>
        <w:t>satisfatória, os alunos da Licenciatura em Computação considerando, em uma</w:t>
      </w:r>
      <w:r w:rsidRPr="00A87E9E">
        <w:rPr>
          <w:rFonts w:eastAsia="Times New Roman" w:cs="Times New Roman"/>
          <w:kern w:val="0"/>
          <w:lang w:val="pt-BR" w:eastAsia="pt-BR" w:bidi="ar-SA"/>
        </w:rPr>
        <w:br/>
        <w:t>análise sistêmica e global, os aspectos: quantidade de equipamentos relativa</w:t>
      </w:r>
      <w:r w:rsidRPr="00A87E9E">
        <w:rPr>
          <w:rFonts w:eastAsia="Times New Roman" w:cs="Times New Roman"/>
          <w:kern w:val="0"/>
          <w:lang w:val="pt-BR" w:eastAsia="pt-BR" w:bidi="ar-SA"/>
        </w:rPr>
        <w:br/>
        <w:t>ao número total de usuários, acessibilidade, velocidade de acesso à internet,</w:t>
      </w:r>
      <w:r w:rsidRPr="00A87E9E">
        <w:rPr>
          <w:rFonts w:eastAsia="Times New Roman" w:cs="Times New Roman"/>
          <w:kern w:val="0"/>
          <w:lang w:val="pt-BR" w:eastAsia="pt-BR" w:bidi="ar-SA"/>
        </w:rPr>
        <w:br/>
        <w:t>política de atualização de equipamentos e softwares e adequação do espaço</w:t>
      </w:r>
      <w:r w:rsidRPr="00A87E9E">
        <w:rPr>
          <w:rFonts w:eastAsia="Times New Roman" w:cs="Times New Roman"/>
          <w:kern w:val="0"/>
          <w:lang w:val="pt-BR" w:eastAsia="pt-BR" w:bidi="ar-SA"/>
        </w:rPr>
        <w:br/>
        <w:t>físico.</w:t>
      </w:r>
    </w:p>
    <w:p w:rsidR="00391984" w:rsidRPr="00A87E9E" w:rsidRDefault="00391984" w:rsidP="00391984">
      <w:pPr>
        <w:pStyle w:val="NormalWeb"/>
        <w:spacing w:line="360" w:lineRule="auto"/>
        <w:ind w:firstLine="360"/>
        <w:jc w:val="both"/>
        <w:rPr>
          <w:rFonts w:eastAsia="Times New Roman" w:cs="Times New Roman"/>
          <w:kern w:val="0"/>
          <w:lang w:val="pt-BR" w:eastAsia="pt-BR" w:bidi="ar-SA"/>
        </w:rPr>
      </w:pPr>
      <w:r w:rsidRPr="00A87E9E">
        <w:rPr>
          <w:rFonts w:eastAsia="Times New Roman" w:cs="Times New Roman"/>
          <w:kern w:val="0"/>
          <w:lang w:val="pt-BR" w:eastAsia="pt-BR" w:bidi="ar-SA"/>
        </w:rPr>
        <w:lastRenderedPageBreak/>
        <w:t>O IFSULDEMINAS – Câmpus Machado possui cinco laboratórios de informática</w:t>
      </w:r>
      <w:r w:rsidRPr="00A87E9E">
        <w:rPr>
          <w:rFonts w:eastAsia="Times New Roman" w:cs="Times New Roman"/>
          <w:kern w:val="0"/>
          <w:lang w:val="pt-BR" w:eastAsia="pt-BR" w:bidi="ar-SA"/>
        </w:rPr>
        <w:br/>
        <w:t>destinados ao curso, equipados com máquinas capazes de dar total suporte ao</w:t>
      </w:r>
      <w:r w:rsidRPr="00A87E9E">
        <w:rPr>
          <w:rFonts w:eastAsia="Times New Roman" w:cs="Times New Roman"/>
          <w:kern w:val="0"/>
          <w:lang w:val="pt-BR" w:eastAsia="pt-BR" w:bidi="ar-SA"/>
        </w:rPr>
        <w:br/>
        <w:t>curso de Licenciatura em Computação. Conta também com um laboratório</w:t>
      </w:r>
      <w:r w:rsidRPr="00A87E9E">
        <w:rPr>
          <w:rFonts w:eastAsia="Times New Roman" w:cs="Times New Roman"/>
          <w:kern w:val="0"/>
          <w:lang w:val="pt-BR" w:eastAsia="pt-BR" w:bidi="ar-SA"/>
        </w:rPr>
        <w:br/>
        <w:t>Interdisciplinar de Formação de Educadores (LIFE), laboratório de Ensino à Distância (EAD) e laboratório com estações de trabalho conectadas a um computador-servidor, utilizado pelos outros cursos para aulas básicas de informática.</w:t>
      </w:r>
      <w:r w:rsidRPr="00A87E9E">
        <w:rPr>
          <w:rFonts w:eastAsia="Times New Roman" w:cs="Times New Roman"/>
          <w:kern w:val="0"/>
          <w:lang w:val="pt-BR" w:eastAsia="pt-BR" w:bidi="ar-SA"/>
        </w:rPr>
        <w:br/>
        <w:t>Dentro desta estrutura, a instituição conta atualmente com um link de Internet</w:t>
      </w:r>
      <w:r w:rsidRPr="00A87E9E">
        <w:rPr>
          <w:rFonts w:eastAsia="Times New Roman" w:cs="Times New Roman"/>
          <w:kern w:val="0"/>
          <w:lang w:val="pt-BR" w:eastAsia="pt-BR" w:bidi="ar-SA"/>
        </w:rPr>
        <w:br/>
        <w:t>de 26 MB sendo distribuído, em média, 2 MB para cada laboratório e o restante</w:t>
      </w:r>
      <w:r w:rsidRPr="00A87E9E">
        <w:rPr>
          <w:rFonts w:eastAsia="Times New Roman" w:cs="Times New Roman"/>
          <w:kern w:val="0"/>
          <w:lang w:val="pt-BR" w:eastAsia="pt-BR" w:bidi="ar-SA"/>
        </w:rPr>
        <w:br/>
        <w:t>fica distribuído entre os setores de produção, administração e setores</w:t>
      </w:r>
      <w:r w:rsidRPr="00A87E9E">
        <w:rPr>
          <w:rFonts w:eastAsia="Times New Roman" w:cs="Times New Roman"/>
          <w:kern w:val="0"/>
          <w:lang w:val="pt-BR" w:eastAsia="pt-BR" w:bidi="ar-SA"/>
        </w:rPr>
        <w:br/>
        <w:t>pedagógicos.</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Todos os setores contam com diversos </w:t>
      </w:r>
      <w:r w:rsidRPr="00A87E9E">
        <w:rPr>
          <w:rFonts w:eastAsia="Times New Roman" w:cs="Times New Roman"/>
          <w:i/>
          <w:kern w:val="0"/>
          <w:lang w:val="pt-BR" w:eastAsia="pt-BR" w:bidi="ar-SA"/>
        </w:rPr>
        <w:t>Access Point</w:t>
      </w:r>
      <w:r w:rsidRPr="00A87E9E">
        <w:rPr>
          <w:rFonts w:eastAsia="Times New Roman" w:cs="Times New Roman"/>
          <w:kern w:val="0"/>
          <w:lang w:val="pt-BR" w:eastAsia="pt-BR" w:bidi="ar-SA"/>
        </w:rPr>
        <w:t>, pontos de acesso com</w:t>
      </w:r>
      <w:r w:rsidRPr="00A87E9E">
        <w:rPr>
          <w:rFonts w:eastAsia="Times New Roman" w:cs="Times New Roman"/>
          <w:kern w:val="0"/>
          <w:lang w:val="pt-BR" w:eastAsia="pt-BR" w:bidi="ar-SA"/>
        </w:rPr>
        <w:br/>
        <w:t>Internet Wireless, sendo que alguns deles estão liberados para acesso dos</w:t>
      </w:r>
      <w:r w:rsidRPr="00A87E9E">
        <w:rPr>
          <w:rFonts w:eastAsia="Times New Roman" w:cs="Times New Roman"/>
          <w:kern w:val="0"/>
          <w:lang w:val="pt-BR" w:eastAsia="pt-BR" w:bidi="ar-SA"/>
        </w:rPr>
        <w:br/>
        <w:t>estudantes e os demais para os professores e técnicos administrativos.</w:t>
      </w:r>
      <w:r w:rsidRPr="00A87E9E">
        <w:rPr>
          <w:rFonts w:eastAsia="Times New Roman" w:cs="Times New Roman"/>
          <w:kern w:val="0"/>
          <w:lang w:val="pt-BR" w:eastAsia="pt-BR" w:bidi="ar-SA"/>
        </w:rPr>
        <w:br/>
        <w:t>A cada ano letivo é feita uma avaliação dos recursos computacionais que a</w:t>
      </w:r>
      <w:r w:rsidRPr="00A87E9E">
        <w:rPr>
          <w:rFonts w:eastAsia="Times New Roman" w:cs="Times New Roman"/>
          <w:kern w:val="0"/>
          <w:lang w:val="pt-BR" w:eastAsia="pt-BR" w:bidi="ar-SA"/>
        </w:rPr>
        <w:br/>
        <w:t>instituição possui para atender a demanda de todos os cursos, em especial à</w:t>
      </w:r>
      <w:r w:rsidRPr="00A87E9E">
        <w:rPr>
          <w:rFonts w:eastAsia="Times New Roman" w:cs="Times New Roman"/>
          <w:kern w:val="0"/>
          <w:lang w:val="pt-BR" w:eastAsia="pt-BR" w:bidi="ar-SA"/>
        </w:rPr>
        <w:br/>
        <w:t>Licenciatura em Computação e a quantidade de alunos que estão matriculados,</w:t>
      </w:r>
      <w:r w:rsidRPr="00A87E9E">
        <w:rPr>
          <w:rFonts w:eastAsia="Times New Roman" w:cs="Times New Roman"/>
          <w:kern w:val="0"/>
          <w:lang w:val="pt-BR" w:eastAsia="pt-BR" w:bidi="ar-SA"/>
        </w:rPr>
        <w:br/>
        <w:t>havendo a necessidade de montar laboratórios ou comprar mais computadores é</w:t>
      </w:r>
      <w:r w:rsidRPr="00A87E9E">
        <w:rPr>
          <w:rFonts w:eastAsia="Times New Roman" w:cs="Times New Roman"/>
          <w:kern w:val="0"/>
          <w:lang w:val="pt-BR" w:eastAsia="pt-BR" w:bidi="ar-SA"/>
        </w:rPr>
        <w:br/>
        <w:t>feita a solicitação para a compra de máquinas com boas configurações e</w:t>
      </w:r>
      <w:r w:rsidRPr="00A87E9E">
        <w:rPr>
          <w:rFonts w:eastAsia="Times New Roman" w:cs="Times New Roman"/>
          <w:kern w:val="0"/>
          <w:lang w:val="pt-BR" w:eastAsia="pt-BR" w:bidi="ar-SA"/>
        </w:rPr>
        <w:br/>
        <w:t>consequentemente surgem novos laboratórios para satisfazer tais necessidades.</w:t>
      </w:r>
      <w:r w:rsidRPr="00A87E9E">
        <w:rPr>
          <w:rFonts w:eastAsia="Times New Roman" w:cs="Times New Roman"/>
          <w:kern w:val="0"/>
          <w:lang w:val="pt-BR" w:eastAsia="pt-BR" w:bidi="ar-SA"/>
        </w:rPr>
        <w:br/>
      </w:r>
    </w:p>
    <w:p w:rsidR="004839A1" w:rsidRPr="00A87E9E" w:rsidRDefault="004839A1" w:rsidP="00E01E75">
      <w:pPr>
        <w:pStyle w:val="PPCs"/>
        <w:numPr>
          <w:ilvl w:val="1"/>
          <w:numId w:val="10"/>
        </w:numPr>
      </w:pPr>
      <w:bookmarkStart w:id="97" w:name="_Toc388901665"/>
      <w:bookmarkStart w:id="98" w:name="_Toc391299561"/>
      <w:r w:rsidRPr="00A87E9E">
        <w:t>Informatização</w:t>
      </w:r>
      <w:bookmarkEnd w:id="97"/>
      <w:bookmarkEnd w:id="98"/>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É consenso entre os profissionais da educação que o professor além de ser um facilitador do processo de aprendizagem deve também desempenhar a função de coordenador das atividades técnicas e pedagógicas envolvidas neste processo. Para isto torna-se necessária a avaliação constante do processo de ensino e aprendizagem por meio de diversas ferramentas que incluem observações das atividades e participações dos discentes nas provas, trabalhos e tarefas relacionadas a cada disciplina. </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estes afazeres, em termos tecnológicos, os professores e alunos da Licenciatura em Computação utilizam o Ambiente Virtual Moodle, um software livre que permite a criação de ambientes virtuais para as disciplinas, a inserção dos discentes em grupos de trabalho e comunidades de aprendizagem. Esta ferramenta permite também tornar disponíveis os materi</w:t>
      </w:r>
      <w:r w:rsidRPr="00A87E9E">
        <w:rPr>
          <w:rFonts w:eastAsia="Times New Roman" w:cs="Times New Roman"/>
          <w:kern w:val="0"/>
          <w:lang w:val="pt-BR" w:eastAsia="pt-BR" w:bidi="ar-SA"/>
        </w:rPr>
        <w:lastRenderedPageBreak/>
        <w:t>ais didáticos utilizados em cada conteúdo bem como a indicação de materiais complementares.</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comunicação constante entre docentes, discentes e coordenação do curso de Licenciatura em Computação são utilizados, além dos recursos supracitados, as listas e grupos de e-mails e as redes sociais com participação efetiva de todos os envolvidos no curso.</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Para registrar todas as informações relativas os tópicos do currículo que estão sendo abordados pelas disciplinas, as atividades que estão sendo desenvolvidas com os discentes, as  avaliações e demais peculiaridades do processo de ensino e aprendizagem, o câmpus Machado oferece aos professores e discentes um sistema acadêmico informatizado que permite acesso identificado através da Internet ao diário eletrônico. Este sistema permite o lançamento dos dados e a análise dos resultados obtidos através de diferentes formas de avaliação.</w:t>
      </w:r>
    </w:p>
    <w:p w:rsidR="004839A1" w:rsidRPr="00A87E9E" w:rsidRDefault="004839A1"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B13CF4" w:rsidRPr="00A87E9E" w:rsidRDefault="00B13CF4" w:rsidP="00B13CF4">
      <w:pPr>
        <w:pStyle w:val="PPCs"/>
        <w:rPr>
          <w:kern w:val="0"/>
        </w:rPr>
      </w:pPr>
      <w:bookmarkStart w:id="99" w:name="_Toc391299562"/>
      <w:r w:rsidRPr="00A87E9E">
        <w:rPr>
          <w:kern w:val="0"/>
        </w:rPr>
        <w:t>Apoio ao plano funcionamento do curso</w:t>
      </w:r>
      <w:bookmarkEnd w:id="99"/>
    </w:p>
    <w:p w:rsidR="00391984" w:rsidRPr="00A87E9E" w:rsidRDefault="00391984" w:rsidP="00E01E75">
      <w:pPr>
        <w:pStyle w:val="PPCs"/>
        <w:numPr>
          <w:ilvl w:val="1"/>
          <w:numId w:val="10"/>
        </w:numPr>
      </w:pPr>
      <w:bookmarkStart w:id="100" w:name="_Toc388901663"/>
      <w:bookmarkStart w:id="101" w:name="_Toc391299563"/>
      <w:r w:rsidRPr="00A87E9E">
        <w:t>Biblioteca</w:t>
      </w:r>
      <w:bookmarkEnd w:id="100"/>
      <w:bookmarkEnd w:id="101"/>
    </w:p>
    <w:p w:rsidR="00391984" w:rsidRPr="00A87E9E" w:rsidRDefault="00391984" w:rsidP="00391984">
      <w:pPr>
        <w:widowControl/>
        <w:suppressAutoHyphens w:val="0"/>
        <w:autoSpaceDN/>
        <w:spacing w:line="360" w:lineRule="auto"/>
        <w:ind w:firstLine="709"/>
        <w:jc w:val="both"/>
        <w:textAlignment w:val="auto"/>
      </w:pPr>
      <w:r w:rsidRPr="00A87E9E">
        <w:t>Com a transformação da Escola Agrotécnica Federal de Machado em Instituto Federal de Educação, Ciência e Tecnologia do Sul do Minas Gerais – Câmpus Machado, e sua expansão, surgiu a necessidade de ampliação da biblioteca, então denominada Biblioteca Rui Barbosa. Após 1 (um) ano de construção do prédio próprio, em 18 de maio de 2009 foi inaugurada a nova biblioteca do instituto, que em homenagem ao ex-diretor recebe o nome de Biblioteca “Rêmulo Paulino da Costa”.</w:t>
      </w:r>
    </w:p>
    <w:p w:rsidR="00391984" w:rsidRPr="00A87E9E" w:rsidRDefault="00391984" w:rsidP="00391984">
      <w:pPr>
        <w:widowControl/>
        <w:suppressAutoHyphens w:val="0"/>
        <w:autoSpaceDN/>
        <w:spacing w:line="360" w:lineRule="auto"/>
        <w:ind w:firstLine="709"/>
        <w:jc w:val="both"/>
        <w:textAlignment w:val="auto"/>
      </w:pPr>
      <w:r w:rsidRPr="00A87E9E">
        <w:t xml:space="preserve">Assim, a Biblioteca Rêmulo Paulino da Costa, na sua função de centro de disseminação seletiva da informação, lazer e incentivo à leitura, proporciona à comunidade escolar  um espaço dinâmico de convivência, auxiliando nas pesquisas e trabalhos acadêmicos. </w:t>
      </w:r>
    </w:p>
    <w:p w:rsidR="00391984" w:rsidRPr="00A87E9E" w:rsidRDefault="00391984" w:rsidP="00391984">
      <w:pPr>
        <w:widowControl/>
        <w:suppressAutoHyphens w:val="0"/>
        <w:autoSpaceDN/>
        <w:spacing w:line="360" w:lineRule="auto"/>
        <w:ind w:firstLine="709"/>
        <w:jc w:val="both"/>
        <w:textAlignment w:val="auto"/>
      </w:pPr>
      <w:r w:rsidRPr="00A87E9E">
        <w:t>A Biblioteca  Rêmulo Paulino da Costa, pela atual estrutura administrativa do IF Sul de Minas – Câmpus Machado, está subordinada a Coordenadoria Geral de Ensino.</w:t>
      </w:r>
    </w:p>
    <w:p w:rsidR="00B13CF4" w:rsidRPr="00A87E9E" w:rsidRDefault="00B13CF4" w:rsidP="00B13CF4">
      <w:pPr>
        <w:widowControl/>
        <w:suppressAutoHyphens w:val="0"/>
        <w:autoSpaceDN/>
        <w:spacing w:line="360" w:lineRule="auto"/>
        <w:ind w:firstLine="709"/>
        <w:jc w:val="both"/>
        <w:textAlignment w:val="auto"/>
      </w:pPr>
      <w:r w:rsidRPr="00A87E9E">
        <w:t>A Biblioteca “Rêmulo Paulino da Costa” do IFSULDEMINAS - câmpus Machado</w:t>
      </w:r>
    </w:p>
    <w:p w:rsidR="00B13CF4" w:rsidRPr="00A87E9E" w:rsidRDefault="00B13CF4" w:rsidP="00B13CF4">
      <w:pPr>
        <w:widowControl/>
        <w:suppressAutoHyphens w:val="0"/>
        <w:autoSpaceDN/>
        <w:spacing w:line="360" w:lineRule="auto"/>
        <w:ind w:firstLine="709"/>
        <w:jc w:val="both"/>
        <w:textAlignment w:val="auto"/>
      </w:pPr>
      <w:r w:rsidRPr="00A87E9E">
        <w:t xml:space="preserve">possui 318,14 m2 de área construída, acervo com capacidade para 20.000 livros, sala de vídeo conferência com capacidade para 48 alunos, 2 salas de processamento técnico, área de estudo com capacidade para 132 alunos, sala de estudo individual, 13 computadores com acesso ainternet e rede wireless. O Acervo da biblioteca é constituído por livros, periódicos e materiais audiovisuais, disponível para empréstimo domiciliar e consulta interna para usuários </w:t>
      </w:r>
      <w:r w:rsidRPr="00A87E9E">
        <w:lastRenderedPageBreak/>
        <w:t>cadastrados. O acervo está classificado pela CDD (Classificação decimal de Dewey) e AACR2 (Código de Catalogação Anglo Americano) e está informatizado com o software Gnuteca podendo ser consultado via internet.</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acervo encontra-se em plena expansão com grande investimento em livros, revistas, computadores com acesso a Internet, com possibilidades dos discentes acessarem a rede mundial através de seus computadores portáteis com rede sem fio. </w:t>
      </w:r>
    </w:p>
    <w:p w:rsidR="00391984" w:rsidRPr="00A87E9E" w:rsidRDefault="00391984" w:rsidP="0039198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A biblioteca é informatizada através do software Gnuteca e oferece possibilidade de consultas on-line ao acervo bem como à disponibilidade do material para empréstimo e/ou consulta local. As pesquisas apresentam os títulos dos livros e materiais disponíveis bem como suas informações detalhadas: autores, ano de publicação, classificação, edição, assuntos abordados e quantidade.</w:t>
      </w:r>
    </w:p>
    <w:p w:rsidR="00B13CF4" w:rsidRPr="00A87E9E" w:rsidRDefault="00B13CF4" w:rsidP="00E01E75">
      <w:pPr>
        <w:pStyle w:val="PPCs"/>
        <w:numPr>
          <w:ilvl w:val="1"/>
          <w:numId w:val="10"/>
        </w:numPr>
      </w:pPr>
      <w:r w:rsidRPr="00A87E9E">
        <w:t xml:space="preserve"> </w:t>
      </w:r>
      <w:bookmarkStart w:id="102" w:name="_Toc391299564"/>
      <w:r w:rsidRPr="00A87E9E">
        <w:t>Almoxarifado</w:t>
      </w:r>
      <w:bookmarkEnd w:id="102"/>
    </w:p>
    <w:p w:rsidR="00B13CF4" w:rsidRPr="00A87E9E" w:rsidRDefault="00B13CF4" w:rsidP="00B13CF4">
      <w:pPr>
        <w:widowControl/>
        <w:suppressAutoHyphens w:val="0"/>
        <w:autoSpaceDN/>
        <w:spacing w:line="360" w:lineRule="auto"/>
        <w:ind w:firstLine="360"/>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 Almoxarifado do câmpus Machado ocupa uma área de 165,740 m2 e é responsável pelo recebimento de mercadorias, controle de estoque e armazenamento em geral.</w:t>
      </w:r>
    </w:p>
    <w:p w:rsidR="00B13CF4" w:rsidRPr="00A87E9E" w:rsidRDefault="00B13CF4" w:rsidP="00E01E75">
      <w:pPr>
        <w:pStyle w:val="PPCs"/>
        <w:numPr>
          <w:ilvl w:val="1"/>
          <w:numId w:val="10"/>
        </w:numPr>
      </w:pPr>
      <w:bookmarkStart w:id="103" w:name="_Toc391299565"/>
      <w:r w:rsidRPr="00A87E9E">
        <w:t>Cantina</w:t>
      </w:r>
      <w:bookmarkEnd w:id="103"/>
    </w:p>
    <w:p w:rsidR="00B13CF4" w:rsidRPr="00A87E9E" w:rsidRDefault="00B13CF4" w:rsidP="00B13CF4">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 câmpus Machado conta com duas cantinas terceirizadas para atender aos alunos,</w:t>
      </w:r>
    </w:p>
    <w:p w:rsidR="00B13CF4" w:rsidRPr="00A87E9E" w:rsidRDefault="00B13CF4" w:rsidP="00B13CF4">
      <w:pPr>
        <w:widowControl/>
        <w:suppressAutoHyphens w:val="0"/>
        <w:autoSpaceDN/>
        <w:spacing w:line="360" w:lineRule="auto"/>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servidores e visitantes, com 96 m2 cada.</w:t>
      </w:r>
    </w:p>
    <w:p w:rsidR="00B13CF4" w:rsidRPr="00A87E9E" w:rsidRDefault="00B13CF4" w:rsidP="00E01E75">
      <w:pPr>
        <w:pStyle w:val="PPCs"/>
        <w:numPr>
          <w:ilvl w:val="1"/>
          <w:numId w:val="10"/>
        </w:numPr>
      </w:pPr>
      <w:bookmarkStart w:id="104" w:name="_Toc391299566"/>
      <w:r w:rsidRPr="00A87E9E">
        <w:t>Ginásio Poliesportivo</w:t>
      </w:r>
      <w:bookmarkEnd w:id="104"/>
    </w:p>
    <w:p w:rsidR="004839A1" w:rsidRPr="00A87E9E" w:rsidRDefault="00B13CF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Ginásio coberto com quadras poliesportivas pintada e com alambrado e sala de</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musculação devidamente aparelhada com instrutor, com área de 1291,84 m2. 21.5- </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4839A1" w:rsidRPr="00A87E9E" w:rsidRDefault="00B13CF4" w:rsidP="00E01E75">
      <w:pPr>
        <w:pStyle w:val="PPCs"/>
        <w:numPr>
          <w:ilvl w:val="1"/>
          <w:numId w:val="10"/>
        </w:numPr>
      </w:pPr>
      <w:bookmarkStart w:id="105" w:name="_Toc391299567"/>
      <w:r w:rsidRPr="00A87E9E">
        <w:t>Auditório</w:t>
      </w:r>
      <w:bookmarkEnd w:id="105"/>
      <w:r w:rsidR="004839A1" w:rsidRPr="00A87E9E">
        <w:t xml:space="preserve"> </w:t>
      </w:r>
    </w:p>
    <w:p w:rsidR="00B13CF4" w:rsidRPr="00A87E9E" w:rsidRDefault="00B13CF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 auditório de 236,0 m2 e capacidade para acomodar 160 pessoas, possui projetor multimídia, sistema de caixas acústicas, microfones e wireless.</w:t>
      </w:r>
    </w:p>
    <w:p w:rsidR="003177B4" w:rsidRPr="00A87E9E" w:rsidRDefault="003177B4" w:rsidP="003177B4">
      <w:pPr>
        <w:pStyle w:val="PPCs"/>
        <w:rPr>
          <w:kern w:val="0"/>
        </w:rPr>
      </w:pPr>
      <w:bookmarkStart w:id="106" w:name="_Toc391299568"/>
      <w:r w:rsidRPr="00A87E9E">
        <w:rPr>
          <w:kern w:val="0"/>
        </w:rPr>
        <w:t>Política de Atendimento a Portadores de Necessidades Especiais</w:t>
      </w:r>
      <w:bookmarkEnd w:id="106"/>
    </w:p>
    <w:p w:rsidR="004839A1"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Desde 2005, o NAPNE (Núcleo de Atendimento às pessoas com Necessidades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Especiais) é responsável pela garantia de acesso e permanência dos estudantes com</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necessidades especiais no espaço educacional do IFSULDEMINAS – câmpus Machado. </w:t>
      </w:r>
    </w:p>
    <w:p w:rsidR="004839A1"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lastRenderedPageBreak/>
        <w:t>Na</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perspectiva da educação inclusiva, o Núcleo tem desenvolvido ações em conformidade com 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Decreto Federal Nº 7.611 de 17/11/2011, que dispõe sobre a educação especial e 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atendimento educacional especializado.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A equipe do NAPNE é composta por quatro representantes do corpo técnico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 xml:space="preserve">administrativo do câmpus, três docentes, dois alunos e um representante da família. </w:t>
      </w:r>
    </w:p>
    <w:p w:rsidR="00391984" w:rsidRPr="00A87E9E" w:rsidRDefault="003177B4"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NAPNE tem como objetivo incluir todos os estudantes e servidores que possuem qualquer</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tipo de barreira motora, intelectual ou social. Casos de gravidez; estudantes acidentados;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deficientes físicos; alunos com problemas de visão, audição e fala; vítimas de preconceito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racial ou de orientação sexual; são alguns exemplos de situações assistidas.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Está em vias de implantação no câmpus Machado a Sala de Recursos Multifuncionais.</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Essa sala terá como objetivo ajudar o professor a pensar formas de facilitar o aprendizado</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desses alunos que possam ter algum tipo de deficiência.</w:t>
      </w:r>
      <w:r w:rsidR="004839A1" w:rsidRPr="00A87E9E">
        <w:rPr>
          <w:rFonts w:eastAsia="Times New Roman" w:cs="Times New Roman"/>
          <w:kern w:val="0"/>
          <w:lang w:val="pt-BR" w:eastAsia="pt-BR" w:bidi="ar-SA"/>
        </w:rPr>
        <w:t xml:space="preserve"> </w:t>
      </w:r>
      <w:r w:rsidRPr="00A87E9E">
        <w:rPr>
          <w:rFonts w:eastAsia="Times New Roman" w:cs="Times New Roman"/>
          <w:kern w:val="0"/>
          <w:lang w:val="pt-BR" w:eastAsia="pt-BR" w:bidi="ar-SA"/>
        </w:rPr>
        <w:t>Em situações em que for detectada a necessidade de atendimento educacional especializado, o Coordenador do Curso fará um memorando de encaminhamento ao NAPNE.</w:t>
      </w:r>
    </w:p>
    <w:p w:rsidR="004839A1" w:rsidRPr="00A87E9E" w:rsidRDefault="004839A1" w:rsidP="004839A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E256EC" w:rsidRPr="00A87E9E" w:rsidRDefault="004839A1" w:rsidP="004839A1">
      <w:pPr>
        <w:pStyle w:val="PPCs"/>
      </w:pPr>
      <w:bookmarkStart w:id="107" w:name="_Toc388901654"/>
      <w:bookmarkStart w:id="108" w:name="_Toc391299569"/>
      <w:r w:rsidRPr="00A87E9E">
        <w:t xml:space="preserve">Corpo </w:t>
      </w:r>
      <w:r w:rsidR="00C7561F" w:rsidRPr="00A87E9E">
        <w:t>Docente</w:t>
      </w:r>
      <w:bookmarkEnd w:id="107"/>
      <w:bookmarkEnd w:id="108"/>
    </w:p>
    <w:tbl>
      <w:tblPr>
        <w:tblW w:w="7874" w:type="dxa"/>
        <w:jc w:val="center"/>
        <w:tblCellMar>
          <w:left w:w="70" w:type="dxa"/>
          <w:right w:w="70" w:type="dxa"/>
        </w:tblCellMar>
        <w:tblLook w:val="04A0" w:firstRow="1" w:lastRow="0" w:firstColumn="1" w:lastColumn="0" w:noHBand="0" w:noVBand="1"/>
      </w:tblPr>
      <w:tblGrid>
        <w:gridCol w:w="3906"/>
        <w:gridCol w:w="2314"/>
        <w:gridCol w:w="1654"/>
      </w:tblGrid>
      <w:tr w:rsidR="00392BDE" w:rsidRPr="00A87E9E" w:rsidTr="00627927">
        <w:trPr>
          <w:trHeight w:val="340"/>
          <w:jc w:val="center"/>
        </w:trPr>
        <w:tc>
          <w:tcPr>
            <w:tcW w:w="39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Professor</w:t>
            </w:r>
          </w:p>
        </w:tc>
        <w:tc>
          <w:tcPr>
            <w:tcW w:w="2314" w:type="dxa"/>
            <w:tcBorders>
              <w:top w:val="single" w:sz="4" w:space="0" w:color="auto"/>
              <w:left w:val="nil"/>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Titulação Máxima</w:t>
            </w:r>
          </w:p>
        </w:tc>
        <w:tc>
          <w:tcPr>
            <w:tcW w:w="1654" w:type="dxa"/>
            <w:tcBorders>
              <w:top w:val="single" w:sz="4" w:space="0" w:color="auto"/>
              <w:left w:val="nil"/>
              <w:bottom w:val="single" w:sz="4" w:space="0" w:color="auto"/>
              <w:right w:val="single" w:sz="4" w:space="0" w:color="auto"/>
            </w:tcBorders>
            <w:shd w:val="clear" w:color="auto" w:fill="auto"/>
            <w:vAlign w:val="center"/>
            <w:hideMark/>
          </w:tcPr>
          <w:p w:rsidR="00392BDE" w:rsidRPr="00A87E9E" w:rsidRDefault="00392BDE" w:rsidP="00926BD6">
            <w:pPr>
              <w:jc w:val="center"/>
              <w:rPr>
                <w:rFonts w:eastAsia="Times New Roman" w:cs="Times New Roman"/>
                <w:b/>
                <w:bCs/>
                <w:sz w:val="20"/>
                <w:szCs w:val="20"/>
                <w:lang w:val="pt-BR" w:eastAsia="pt-BR"/>
              </w:rPr>
            </w:pPr>
            <w:r w:rsidRPr="00A87E9E">
              <w:rPr>
                <w:rFonts w:eastAsia="Times New Roman" w:cs="Times New Roman"/>
                <w:b/>
                <w:bCs/>
                <w:sz w:val="20"/>
                <w:szCs w:val="20"/>
                <w:lang w:val="pt-BR" w:eastAsia="pt-BR"/>
              </w:rPr>
              <w:t>Regime de Trabalho</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 xml:space="preserve">Cristina Carvalho de Almeida </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Daniela Augusta Guimarães Dias</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194DED"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Fábio dos Santos Corsini</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4113D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4113D6" w:rsidRPr="00A87E9E" w:rsidRDefault="004113D6" w:rsidP="000B3AEA">
            <w:pPr>
              <w:rPr>
                <w:rFonts w:eastAsia="Times New Roman" w:cs="Times New Roman"/>
                <w:lang w:val="pt-BR" w:eastAsia="pt-BR"/>
              </w:rPr>
            </w:pPr>
            <w:r w:rsidRPr="00A87E9E">
              <w:rPr>
                <w:rFonts w:eastAsia="Times New Roman" w:cs="Times New Roman"/>
                <w:lang w:val="pt-BR" w:eastAsia="pt-BR"/>
              </w:rPr>
              <w:t>Fábio Junior Alves</w:t>
            </w:r>
          </w:p>
        </w:tc>
        <w:tc>
          <w:tcPr>
            <w:tcW w:w="2314" w:type="dxa"/>
            <w:tcBorders>
              <w:top w:val="nil"/>
              <w:left w:val="nil"/>
              <w:bottom w:val="single" w:sz="4" w:space="0" w:color="auto"/>
              <w:right w:val="single" w:sz="4" w:space="0" w:color="auto"/>
            </w:tcBorders>
            <w:shd w:val="clear" w:color="auto" w:fill="auto"/>
            <w:noWrap/>
            <w:vAlign w:val="bottom"/>
            <w:hideMark/>
          </w:tcPr>
          <w:p w:rsidR="004113D6" w:rsidRPr="00A87E9E" w:rsidRDefault="004113D6"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4113D6" w:rsidRPr="00A87E9E" w:rsidRDefault="004113D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Flávia Bernardes Duarte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Hagar Ceriane Costa Corsini Maciel</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4839A1"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4839A1" w:rsidRPr="00A87E9E" w:rsidRDefault="004839A1" w:rsidP="000B3AEA">
            <w:pPr>
              <w:rPr>
                <w:rFonts w:eastAsia="Times New Roman" w:cs="Times New Roman"/>
                <w:lang w:val="pt-BR" w:eastAsia="pt-BR"/>
              </w:rPr>
            </w:pPr>
            <w:r w:rsidRPr="00A87E9E">
              <w:rPr>
                <w:rFonts w:eastAsia="Times New Roman" w:cs="Times New Roman"/>
                <w:lang w:val="pt-BR" w:eastAsia="pt-BR"/>
              </w:rPr>
              <w:t>Herbert Faria Pinto</w:t>
            </w:r>
          </w:p>
        </w:tc>
        <w:tc>
          <w:tcPr>
            <w:tcW w:w="2314" w:type="dxa"/>
            <w:tcBorders>
              <w:top w:val="nil"/>
              <w:left w:val="nil"/>
              <w:bottom w:val="single" w:sz="4" w:space="0" w:color="auto"/>
              <w:right w:val="single" w:sz="4" w:space="0" w:color="auto"/>
            </w:tcBorders>
            <w:shd w:val="clear" w:color="auto" w:fill="auto"/>
            <w:noWrap/>
            <w:vAlign w:val="bottom"/>
            <w:hideMark/>
          </w:tcPr>
          <w:p w:rsidR="004839A1"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4839A1"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Ivânia Maria Silvestre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José Pereira da Silva Júnior</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DB6F9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DB6F96" w:rsidRPr="00A87E9E" w:rsidRDefault="00DB6F96" w:rsidP="000B3AEA">
            <w:pPr>
              <w:rPr>
                <w:rFonts w:eastAsia="Times New Roman" w:cs="Times New Roman"/>
                <w:lang w:val="pt-BR" w:eastAsia="pt-BR"/>
              </w:rPr>
            </w:pPr>
            <w:r w:rsidRPr="00A87E9E">
              <w:rPr>
                <w:rFonts w:eastAsia="Times New Roman" w:cs="Times New Roman"/>
                <w:lang w:val="pt-BR" w:eastAsia="pt-BR"/>
              </w:rPr>
              <w:t>Katia Alves Campos</w:t>
            </w:r>
          </w:p>
        </w:tc>
        <w:tc>
          <w:tcPr>
            <w:tcW w:w="231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Letícia Sepini Batista Leite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194DED"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Luciano Pereira Carvalho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Marcelo Leite</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Maria Aparecida Rodrigues Cangussu</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Maria Cristina da Silva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Horista</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Maria de Lourdes Lima Bragion</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Matheus Eloy Franco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Michele Correa Freitas Soares</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Especialização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lastRenderedPageBreak/>
              <w:t>Peterson Pereira de Oliveira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Renato Magalhães de Carvalho</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4839A1" w:rsidP="00926BD6">
            <w:pPr>
              <w:jc w:val="center"/>
              <w:rPr>
                <w:rFonts w:eastAsia="Times New Roman" w:cs="Times New Roman"/>
                <w:szCs w:val="22"/>
                <w:lang w:val="pt-BR" w:eastAsia="pt-BR"/>
              </w:rPr>
            </w:pPr>
            <w:r w:rsidRPr="00A87E9E">
              <w:rPr>
                <w:rFonts w:eastAsia="Times New Roman" w:cs="Times New Roman"/>
                <w:szCs w:val="22"/>
                <w:lang w:val="pt-BR" w:eastAsia="pt-BR"/>
              </w:rPr>
              <w:t>Doutorado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DB6F96"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DB6F96" w:rsidRPr="00A87E9E" w:rsidRDefault="00DB6F96" w:rsidP="00DB6F96">
            <w:pPr>
              <w:rPr>
                <w:rFonts w:eastAsia="Times New Roman" w:cs="Times New Roman"/>
                <w:lang w:val="pt-BR" w:eastAsia="pt-BR"/>
              </w:rPr>
            </w:pPr>
            <w:r w:rsidRPr="00A87E9E">
              <w:rPr>
                <w:rFonts w:eastAsia="Times New Roman" w:cs="Times New Roman"/>
                <w:lang w:val="pt-BR" w:eastAsia="pt-BR"/>
              </w:rPr>
              <w:t>Roberto Camilo Órfão Morais</w:t>
            </w:r>
          </w:p>
        </w:tc>
        <w:tc>
          <w:tcPr>
            <w:tcW w:w="231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DB6F96" w:rsidRPr="00A87E9E" w:rsidRDefault="00DB6F96"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r w:rsidR="00392BDE" w:rsidRPr="00A87E9E" w:rsidTr="00627927">
        <w:trPr>
          <w:trHeight w:val="340"/>
          <w:jc w:val="center"/>
        </w:trPr>
        <w:tc>
          <w:tcPr>
            <w:tcW w:w="3906" w:type="dxa"/>
            <w:tcBorders>
              <w:top w:val="nil"/>
              <w:left w:val="single" w:sz="4" w:space="0" w:color="auto"/>
              <w:bottom w:val="single" w:sz="4" w:space="0" w:color="auto"/>
              <w:right w:val="single" w:sz="4" w:space="0" w:color="auto"/>
            </w:tcBorders>
            <w:shd w:val="clear" w:color="auto" w:fill="auto"/>
            <w:noWrap/>
            <w:vAlign w:val="bottom"/>
            <w:hideMark/>
          </w:tcPr>
          <w:p w:rsidR="00392BDE" w:rsidRPr="00A87E9E" w:rsidRDefault="00392BDE" w:rsidP="000B3AEA">
            <w:pPr>
              <w:rPr>
                <w:rFonts w:eastAsia="Times New Roman" w:cs="Times New Roman"/>
                <w:lang w:val="pt-BR" w:eastAsia="pt-BR"/>
              </w:rPr>
            </w:pPr>
            <w:r w:rsidRPr="00A87E9E">
              <w:rPr>
                <w:rFonts w:eastAsia="Times New Roman" w:cs="Times New Roman"/>
                <w:lang w:val="pt-BR" w:eastAsia="pt-BR"/>
              </w:rPr>
              <w:t>Tulio Marcos Dias da Silva</w:t>
            </w:r>
          </w:p>
        </w:tc>
        <w:tc>
          <w:tcPr>
            <w:tcW w:w="2314" w:type="dxa"/>
            <w:tcBorders>
              <w:top w:val="nil"/>
              <w:left w:val="nil"/>
              <w:bottom w:val="single" w:sz="4" w:space="0" w:color="auto"/>
              <w:right w:val="single" w:sz="4" w:space="0" w:color="auto"/>
            </w:tcBorders>
            <w:shd w:val="clear" w:color="auto" w:fill="auto"/>
            <w:noWrap/>
            <w:vAlign w:val="bottom"/>
            <w:hideMark/>
          </w:tcPr>
          <w:p w:rsidR="00392BDE" w:rsidRPr="00A87E9E" w:rsidRDefault="002A1612" w:rsidP="00926BD6">
            <w:pPr>
              <w:jc w:val="center"/>
              <w:rPr>
                <w:rFonts w:eastAsia="Times New Roman" w:cs="Times New Roman"/>
                <w:szCs w:val="22"/>
                <w:lang w:val="pt-BR" w:eastAsia="pt-BR"/>
              </w:rPr>
            </w:pPr>
            <w:r w:rsidRPr="00A87E9E">
              <w:rPr>
                <w:rFonts w:eastAsia="Times New Roman" w:cs="Times New Roman"/>
                <w:szCs w:val="22"/>
                <w:lang w:val="pt-BR" w:eastAsia="pt-BR"/>
              </w:rPr>
              <w:t>Mestrado</w:t>
            </w:r>
          </w:p>
        </w:tc>
        <w:tc>
          <w:tcPr>
            <w:tcW w:w="1654" w:type="dxa"/>
            <w:tcBorders>
              <w:top w:val="nil"/>
              <w:left w:val="nil"/>
              <w:bottom w:val="single" w:sz="4" w:space="0" w:color="auto"/>
              <w:right w:val="single" w:sz="4" w:space="0" w:color="auto"/>
            </w:tcBorders>
            <w:shd w:val="clear" w:color="auto" w:fill="auto"/>
            <w:noWrap/>
            <w:vAlign w:val="bottom"/>
            <w:hideMark/>
          </w:tcPr>
          <w:p w:rsidR="00392BDE" w:rsidRPr="00A87E9E" w:rsidRDefault="00392BDE" w:rsidP="00926BD6">
            <w:pPr>
              <w:jc w:val="center"/>
              <w:rPr>
                <w:rFonts w:eastAsia="Times New Roman" w:cs="Times New Roman"/>
                <w:szCs w:val="22"/>
                <w:lang w:val="pt-BR" w:eastAsia="pt-BR"/>
              </w:rPr>
            </w:pPr>
            <w:r w:rsidRPr="00A87E9E">
              <w:rPr>
                <w:rFonts w:eastAsia="Times New Roman" w:cs="Times New Roman"/>
                <w:szCs w:val="22"/>
                <w:lang w:val="pt-BR" w:eastAsia="pt-BR"/>
              </w:rPr>
              <w:t>Integral</w:t>
            </w:r>
          </w:p>
        </w:tc>
      </w:tr>
    </w:tbl>
    <w:p w:rsidR="00392BDE" w:rsidRPr="00A87E9E" w:rsidRDefault="00E256EC" w:rsidP="003232F1">
      <w:pPr>
        <w:pStyle w:val="Legenda"/>
      </w:pPr>
      <w:bookmarkStart w:id="109" w:name="_Toc390885369"/>
      <w:r w:rsidRPr="00A87E9E">
        <w:t xml:space="preserve">Quadro </w:t>
      </w:r>
      <w:r w:rsidR="00E836D7" w:rsidRPr="00A87E9E">
        <w:t>6</w:t>
      </w:r>
      <w:r w:rsidRPr="00A87E9E">
        <w:t xml:space="preserve"> - Titulação e regime de trabalho dos docentes</w:t>
      </w:r>
      <w:bookmarkEnd w:id="109"/>
    </w:p>
    <w:p w:rsidR="001308B6" w:rsidRPr="00A87E9E" w:rsidRDefault="001308B6" w:rsidP="006A4D4A">
      <w:pPr>
        <w:pStyle w:val="Standard"/>
        <w:spacing w:line="360" w:lineRule="auto"/>
        <w:ind w:firstLine="706"/>
        <w:jc w:val="both"/>
        <w:rPr>
          <w:sz w:val="8"/>
          <w:szCs w:val="8"/>
          <w:lang w:val="pt-BR"/>
        </w:rPr>
      </w:pPr>
    </w:p>
    <w:p w:rsidR="00C7561F" w:rsidRPr="00A87E9E" w:rsidRDefault="00C7561F" w:rsidP="006A4D4A">
      <w:pPr>
        <w:pStyle w:val="Standard"/>
        <w:spacing w:line="360" w:lineRule="auto"/>
        <w:ind w:firstLine="706"/>
        <w:jc w:val="both"/>
        <w:rPr>
          <w:lang w:val="pt-BR"/>
        </w:rPr>
      </w:pPr>
    </w:p>
    <w:p w:rsidR="004839A1" w:rsidRPr="00A87E9E" w:rsidRDefault="004839A1" w:rsidP="004839A1">
      <w:pPr>
        <w:pStyle w:val="PPCs"/>
      </w:pPr>
      <w:bookmarkStart w:id="110" w:name="_Toc391299570"/>
      <w:r w:rsidRPr="00A87E9E">
        <w:t>Equipe Técnica Administrativa</w:t>
      </w:r>
      <w:bookmarkEnd w:id="110"/>
    </w:p>
    <w:p w:rsidR="004839A1" w:rsidRPr="00A87E9E" w:rsidRDefault="004839A1" w:rsidP="004839A1">
      <w:pPr>
        <w:pStyle w:val="Standard"/>
        <w:spacing w:line="360" w:lineRule="auto"/>
        <w:ind w:firstLine="706"/>
        <w:jc w:val="both"/>
        <w:rPr>
          <w:lang w:val="pt-BR"/>
        </w:rPr>
      </w:pPr>
    </w:p>
    <w:tbl>
      <w:tblPr>
        <w:tblW w:w="53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7"/>
        <w:gridCol w:w="4677"/>
        <w:gridCol w:w="1312"/>
      </w:tblGrid>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jc w:val="center"/>
              <w:rPr>
                <w:b/>
              </w:rPr>
            </w:pPr>
            <w:r w:rsidRPr="00A87E9E">
              <w:rPr>
                <w:b/>
              </w:rPr>
              <w:t xml:space="preserve">Servidor </w:t>
            </w:r>
          </w:p>
        </w:tc>
        <w:tc>
          <w:tcPr>
            <w:tcW w:w="2356" w:type="pct"/>
            <w:shd w:val="clear" w:color="auto" w:fill="auto"/>
          </w:tcPr>
          <w:p w:rsidR="004839A1" w:rsidRPr="00A87E9E" w:rsidRDefault="004839A1" w:rsidP="00FA77F5">
            <w:pPr>
              <w:spacing w:before="120" w:line="288" w:lineRule="auto"/>
              <w:jc w:val="center"/>
              <w:rPr>
                <w:b/>
              </w:rPr>
            </w:pPr>
            <w:r w:rsidRPr="00A87E9E">
              <w:rPr>
                <w:b/>
              </w:rPr>
              <w:t>Cargo / Função / Setor</w:t>
            </w:r>
          </w:p>
        </w:tc>
        <w:tc>
          <w:tcPr>
            <w:tcW w:w="661" w:type="pct"/>
            <w:shd w:val="clear" w:color="auto" w:fill="auto"/>
          </w:tcPr>
          <w:p w:rsidR="004839A1" w:rsidRPr="00A87E9E" w:rsidRDefault="004839A1" w:rsidP="00FA77F5">
            <w:pPr>
              <w:spacing w:before="120" w:line="288" w:lineRule="auto"/>
              <w:jc w:val="center"/>
              <w:rPr>
                <w:b/>
              </w:rPr>
            </w:pPr>
            <w:r w:rsidRPr="00A87E9E">
              <w:rPr>
                <w:b/>
              </w:rPr>
              <w:t>Regime</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rPr>
                <w:lang w:val="pt-BR"/>
              </w:rPr>
              <w:t>André Delly Veiga</w:t>
            </w:r>
          </w:p>
        </w:tc>
        <w:tc>
          <w:tcPr>
            <w:tcW w:w="2356" w:type="pct"/>
            <w:shd w:val="clear" w:color="auto" w:fill="auto"/>
          </w:tcPr>
          <w:p w:rsidR="004839A1" w:rsidRPr="00A87E9E" w:rsidRDefault="004839A1" w:rsidP="00FA77F5">
            <w:pPr>
              <w:spacing w:before="120" w:line="288" w:lineRule="auto"/>
            </w:pPr>
            <w:r w:rsidRPr="00A87E9E">
              <w:t>Coordenação de Pesquisa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Nikolas de Oliveira Amaral</w:t>
            </w:r>
          </w:p>
        </w:tc>
        <w:tc>
          <w:tcPr>
            <w:tcW w:w="2356" w:type="pct"/>
            <w:shd w:val="clear" w:color="auto" w:fill="auto"/>
          </w:tcPr>
          <w:p w:rsidR="004839A1" w:rsidRPr="00A87E9E" w:rsidRDefault="004839A1" w:rsidP="00FA77F5">
            <w:pPr>
              <w:spacing w:before="120" w:line="288" w:lineRule="auto"/>
            </w:pPr>
            <w:r w:rsidRPr="00A87E9E">
              <w:t>Coordenação de Extensão/Estágios e Egressos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rPr>
                <w:lang w:val="pt-BR"/>
              </w:rPr>
            </w:pPr>
            <w:r w:rsidRPr="00A87E9E">
              <w:rPr>
                <w:lang w:val="pt-BR"/>
              </w:rPr>
              <w:t>Antônio Carlos Estanislau</w:t>
            </w:r>
          </w:p>
        </w:tc>
        <w:tc>
          <w:tcPr>
            <w:tcW w:w="2356" w:type="pct"/>
            <w:shd w:val="clear" w:color="auto" w:fill="auto"/>
            <w:vAlign w:val="center"/>
          </w:tcPr>
          <w:p w:rsidR="004839A1" w:rsidRPr="00A87E9E" w:rsidRDefault="004839A1" w:rsidP="00FA77F5">
            <w:pPr>
              <w:spacing w:before="120" w:line="288" w:lineRule="auto"/>
            </w:pPr>
            <w:r w:rsidRPr="00A87E9E">
              <w:t>Coordenação de  Limpeza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Antônio Marcos de Lima</w:t>
            </w:r>
          </w:p>
        </w:tc>
        <w:tc>
          <w:tcPr>
            <w:tcW w:w="2356" w:type="pct"/>
            <w:shd w:val="clear" w:color="auto" w:fill="auto"/>
            <w:vAlign w:val="center"/>
          </w:tcPr>
          <w:p w:rsidR="004839A1" w:rsidRPr="00A87E9E" w:rsidRDefault="004839A1" w:rsidP="00FA77F5">
            <w:pPr>
              <w:spacing w:before="120" w:line="288" w:lineRule="auto"/>
            </w:pPr>
            <w:r w:rsidRPr="00A87E9E">
              <w:t>Coorden.Núcleo de Tecnologia da Informação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Thamiris Lentz de Almeida</w:t>
            </w:r>
          </w:p>
        </w:tc>
        <w:tc>
          <w:tcPr>
            <w:tcW w:w="2356" w:type="pct"/>
            <w:shd w:val="clear" w:color="auto" w:fill="auto"/>
          </w:tcPr>
          <w:p w:rsidR="004839A1" w:rsidRPr="00A87E9E" w:rsidRDefault="004839A1" w:rsidP="00FA77F5">
            <w:pPr>
              <w:spacing w:before="120" w:line="288" w:lineRule="auto"/>
            </w:pPr>
            <w:r w:rsidRPr="00A87E9E">
              <w:t>Estágios e Egressos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Belchior Gonçalves</w:t>
            </w:r>
          </w:p>
        </w:tc>
        <w:tc>
          <w:tcPr>
            <w:tcW w:w="2356" w:type="pct"/>
            <w:shd w:val="clear" w:color="auto" w:fill="auto"/>
          </w:tcPr>
          <w:p w:rsidR="004839A1" w:rsidRPr="00A87E9E" w:rsidRDefault="004839A1" w:rsidP="00FA77F5">
            <w:pPr>
              <w:spacing w:before="120" w:line="288" w:lineRule="auto"/>
            </w:pPr>
            <w:r w:rsidRPr="00A87E9E">
              <w:t>Laboratorista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tcPr>
          <w:p w:rsidR="004839A1" w:rsidRPr="00A87E9E" w:rsidRDefault="004839A1" w:rsidP="00FA77F5">
            <w:pPr>
              <w:spacing w:before="120" w:line="288" w:lineRule="auto"/>
              <w:ind w:left="180"/>
            </w:pPr>
            <w:r w:rsidRPr="00A87E9E">
              <w:t>Cairo Aparecido Campos</w:t>
            </w:r>
          </w:p>
        </w:tc>
        <w:tc>
          <w:tcPr>
            <w:tcW w:w="2356" w:type="pct"/>
            <w:shd w:val="clear" w:color="auto" w:fill="auto"/>
          </w:tcPr>
          <w:p w:rsidR="004839A1" w:rsidRPr="00A87E9E" w:rsidRDefault="004839A1" w:rsidP="00FA77F5">
            <w:pPr>
              <w:spacing w:before="120" w:line="288" w:lineRule="auto"/>
            </w:pPr>
            <w:r w:rsidRPr="00A87E9E">
              <w:t>Laboratorista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Camilla Claudia Pereira</w:t>
            </w:r>
          </w:p>
        </w:tc>
        <w:tc>
          <w:tcPr>
            <w:tcW w:w="2356" w:type="pct"/>
            <w:shd w:val="clear" w:color="auto" w:fill="auto"/>
            <w:vAlign w:val="center"/>
          </w:tcPr>
          <w:p w:rsidR="004839A1" w:rsidRPr="00A87E9E" w:rsidRDefault="004839A1" w:rsidP="00FA77F5">
            <w:pPr>
              <w:spacing w:before="120" w:line="288" w:lineRule="auto"/>
            </w:pPr>
            <w:r w:rsidRPr="00A87E9E">
              <w:t>Assistente de Alunos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Daniela Luz Lima Nery</w:t>
            </w:r>
          </w:p>
        </w:tc>
        <w:tc>
          <w:tcPr>
            <w:tcW w:w="2356" w:type="pct"/>
            <w:shd w:val="clear" w:color="auto" w:fill="auto"/>
            <w:vAlign w:val="center"/>
          </w:tcPr>
          <w:p w:rsidR="004839A1" w:rsidRPr="00A87E9E" w:rsidRDefault="004839A1" w:rsidP="00FA77F5">
            <w:pPr>
              <w:spacing w:before="120" w:line="288" w:lineRule="auto"/>
            </w:pPr>
            <w:r w:rsidRPr="00A87E9E">
              <w:t>Bibliotecária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Débora Jucely de Carvalho</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Elber Antônio Leite</w:t>
            </w:r>
          </w:p>
        </w:tc>
        <w:tc>
          <w:tcPr>
            <w:tcW w:w="2356" w:type="pct"/>
            <w:shd w:val="clear" w:color="auto" w:fill="auto"/>
            <w:vAlign w:val="center"/>
          </w:tcPr>
          <w:p w:rsidR="004839A1" w:rsidRPr="00A87E9E" w:rsidRDefault="004839A1" w:rsidP="00FA77F5">
            <w:pPr>
              <w:spacing w:before="120" w:line="288" w:lineRule="auto"/>
            </w:pPr>
            <w:r w:rsidRPr="00A87E9E">
              <w:t>Apoio didático pedagógico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Ellissa Castro Caixeta de Azevedo</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Erlei Clementino dos Santos</w:t>
            </w:r>
          </w:p>
        </w:tc>
        <w:tc>
          <w:tcPr>
            <w:tcW w:w="2356" w:type="pct"/>
            <w:shd w:val="clear" w:color="auto" w:fill="auto"/>
            <w:vAlign w:val="center"/>
          </w:tcPr>
          <w:p w:rsidR="004839A1" w:rsidRPr="00A87E9E" w:rsidRDefault="004839A1" w:rsidP="00FA77F5">
            <w:pPr>
              <w:spacing w:before="120" w:line="288" w:lineRule="auto"/>
            </w:pPr>
            <w:r w:rsidRPr="00A87E9E">
              <w:t>Coordenação Pedagógica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Euzébio Souza Dias Netto</w:t>
            </w:r>
          </w:p>
        </w:tc>
        <w:tc>
          <w:tcPr>
            <w:tcW w:w="2356" w:type="pct"/>
            <w:shd w:val="clear" w:color="auto" w:fill="auto"/>
            <w:vAlign w:val="center"/>
          </w:tcPr>
          <w:p w:rsidR="004839A1" w:rsidRPr="00A87E9E" w:rsidRDefault="004839A1" w:rsidP="00FA77F5">
            <w:pPr>
              <w:spacing w:before="120" w:line="288" w:lineRule="auto"/>
            </w:pPr>
            <w:r w:rsidRPr="00A87E9E">
              <w:t>Setor de Transportes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João Batista Rabelo</w:t>
            </w:r>
          </w:p>
        </w:tc>
        <w:tc>
          <w:tcPr>
            <w:tcW w:w="2356" w:type="pct"/>
            <w:shd w:val="clear" w:color="auto" w:fill="auto"/>
            <w:vAlign w:val="center"/>
          </w:tcPr>
          <w:p w:rsidR="004839A1" w:rsidRPr="00A87E9E" w:rsidRDefault="004839A1" w:rsidP="00FA77F5">
            <w:pPr>
              <w:spacing w:before="120" w:line="288" w:lineRule="auto"/>
            </w:pPr>
            <w:r w:rsidRPr="00A87E9E">
              <w:t>Assistente de Alunos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José Aurélio Alves</w:t>
            </w:r>
          </w:p>
        </w:tc>
        <w:tc>
          <w:tcPr>
            <w:tcW w:w="2356" w:type="pct"/>
            <w:shd w:val="clear" w:color="auto" w:fill="auto"/>
            <w:vAlign w:val="center"/>
          </w:tcPr>
          <w:p w:rsidR="004839A1" w:rsidRPr="00A87E9E" w:rsidRDefault="004839A1" w:rsidP="00FA77F5">
            <w:pPr>
              <w:spacing w:before="120" w:line="288" w:lineRule="auto"/>
            </w:pPr>
            <w:r w:rsidRPr="00A87E9E">
              <w:t>Setor de Transportes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Juliana Corsini Lopes</w:t>
            </w:r>
          </w:p>
        </w:tc>
        <w:tc>
          <w:tcPr>
            <w:tcW w:w="2356" w:type="pct"/>
            <w:shd w:val="clear" w:color="auto" w:fill="auto"/>
            <w:vAlign w:val="center"/>
          </w:tcPr>
          <w:p w:rsidR="004839A1" w:rsidRPr="00A87E9E" w:rsidRDefault="004839A1" w:rsidP="00FA77F5">
            <w:pPr>
              <w:spacing w:before="120" w:line="288" w:lineRule="auto"/>
            </w:pPr>
            <w:r w:rsidRPr="00A87E9E">
              <w:t>Secretaria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Maria de Lourdes Gervásio</w:t>
            </w:r>
          </w:p>
        </w:tc>
        <w:tc>
          <w:tcPr>
            <w:tcW w:w="2356" w:type="pct"/>
            <w:shd w:val="clear" w:color="auto" w:fill="auto"/>
            <w:vAlign w:val="center"/>
          </w:tcPr>
          <w:p w:rsidR="004839A1" w:rsidRPr="00A87E9E" w:rsidRDefault="004839A1" w:rsidP="00FA77F5">
            <w:pPr>
              <w:spacing w:before="120" w:line="288" w:lineRule="auto"/>
            </w:pPr>
            <w:r w:rsidRPr="00A87E9E">
              <w:t>Bibliotecária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Maria do Socorro Coelho Martinho</w:t>
            </w:r>
          </w:p>
        </w:tc>
        <w:tc>
          <w:tcPr>
            <w:tcW w:w="2356" w:type="pct"/>
            <w:shd w:val="clear" w:color="auto" w:fill="auto"/>
            <w:vAlign w:val="center"/>
          </w:tcPr>
          <w:p w:rsidR="004839A1" w:rsidRPr="00A87E9E" w:rsidRDefault="004839A1" w:rsidP="00FA77F5">
            <w:pPr>
              <w:spacing w:before="120" w:line="288" w:lineRule="auto"/>
            </w:pPr>
            <w:r w:rsidRPr="00A87E9E">
              <w:t>Refeitório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Mário Romeu de Carvalho</w:t>
            </w:r>
          </w:p>
        </w:tc>
        <w:tc>
          <w:tcPr>
            <w:tcW w:w="2356" w:type="pct"/>
            <w:shd w:val="clear" w:color="auto" w:fill="auto"/>
            <w:vAlign w:val="center"/>
          </w:tcPr>
          <w:p w:rsidR="004839A1" w:rsidRPr="00A87E9E" w:rsidRDefault="004839A1" w:rsidP="00FA77F5">
            <w:pPr>
              <w:spacing w:before="120" w:line="288" w:lineRule="auto"/>
            </w:pPr>
            <w:r w:rsidRPr="00A87E9E">
              <w:t>Coordenação do Setor de Registros Acadêmicos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Rose Mary Brigagão Siqueira</w:t>
            </w:r>
          </w:p>
        </w:tc>
        <w:tc>
          <w:tcPr>
            <w:tcW w:w="2356" w:type="pct"/>
            <w:shd w:val="clear" w:color="auto" w:fill="auto"/>
            <w:vAlign w:val="center"/>
          </w:tcPr>
          <w:p w:rsidR="004839A1" w:rsidRPr="00A87E9E" w:rsidRDefault="004839A1" w:rsidP="00FA77F5">
            <w:pPr>
              <w:spacing w:before="120" w:line="288" w:lineRule="auto"/>
            </w:pPr>
            <w:r w:rsidRPr="00A87E9E">
              <w:t>Secretaria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lastRenderedPageBreak/>
              <w:t>Nathália Lopes Caldeira Brant</w:t>
            </w:r>
          </w:p>
        </w:tc>
        <w:tc>
          <w:tcPr>
            <w:tcW w:w="2356" w:type="pct"/>
            <w:shd w:val="clear" w:color="auto" w:fill="auto"/>
            <w:vAlign w:val="center"/>
          </w:tcPr>
          <w:p w:rsidR="004839A1" w:rsidRPr="00A87E9E" w:rsidRDefault="004839A1" w:rsidP="00FA77F5">
            <w:pPr>
              <w:spacing w:before="120" w:line="288" w:lineRule="auto"/>
            </w:pPr>
            <w:r w:rsidRPr="00A87E9E">
              <w:t>Assistente Social</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Pâmella de Paula</w:t>
            </w:r>
          </w:p>
        </w:tc>
        <w:tc>
          <w:tcPr>
            <w:tcW w:w="2356" w:type="pct"/>
            <w:shd w:val="clear" w:color="auto" w:fill="auto"/>
            <w:vAlign w:val="center"/>
          </w:tcPr>
          <w:p w:rsidR="004839A1" w:rsidRPr="00A87E9E" w:rsidRDefault="004839A1" w:rsidP="00FA77F5">
            <w:pPr>
              <w:spacing w:before="120" w:line="288" w:lineRule="auto"/>
            </w:pPr>
            <w:r w:rsidRPr="00A87E9E">
              <w:t>Psicóloga</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Sérgio Luiz Santana de Almeida</w:t>
            </w:r>
          </w:p>
        </w:tc>
        <w:tc>
          <w:tcPr>
            <w:tcW w:w="2356" w:type="pct"/>
            <w:shd w:val="clear" w:color="auto" w:fill="auto"/>
            <w:vAlign w:val="center"/>
          </w:tcPr>
          <w:p w:rsidR="004839A1" w:rsidRPr="00A87E9E" w:rsidRDefault="004839A1" w:rsidP="00FA77F5">
            <w:pPr>
              <w:spacing w:before="120" w:line="288" w:lineRule="auto"/>
            </w:pPr>
            <w:r w:rsidRPr="00A87E9E">
              <w:t>Coordenação de Assistência ao Educando</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Talles Machado Lacerda</w:t>
            </w:r>
          </w:p>
        </w:tc>
        <w:tc>
          <w:tcPr>
            <w:tcW w:w="2356" w:type="pct"/>
            <w:shd w:val="clear" w:color="auto" w:fill="auto"/>
            <w:vAlign w:val="center"/>
          </w:tcPr>
          <w:p w:rsidR="004839A1" w:rsidRPr="00A87E9E" w:rsidRDefault="004839A1" w:rsidP="00FA77F5">
            <w:pPr>
              <w:spacing w:before="120" w:line="288" w:lineRule="auto"/>
            </w:pPr>
            <w:r w:rsidRPr="00A87E9E">
              <w:t>Serviços Gerais</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Vanda Maria Passos Ferreira</w:t>
            </w:r>
          </w:p>
        </w:tc>
        <w:tc>
          <w:tcPr>
            <w:tcW w:w="2356" w:type="pct"/>
            <w:shd w:val="clear" w:color="auto" w:fill="auto"/>
            <w:vAlign w:val="center"/>
          </w:tcPr>
          <w:p w:rsidR="004839A1" w:rsidRPr="00A87E9E" w:rsidRDefault="004839A1" w:rsidP="00FA77F5">
            <w:pPr>
              <w:spacing w:before="120" w:line="288" w:lineRule="auto"/>
            </w:pPr>
            <w:r w:rsidRPr="00A87E9E">
              <w:t>Pesquisadora Institucional</w:t>
            </w:r>
          </w:p>
        </w:tc>
        <w:tc>
          <w:tcPr>
            <w:tcW w:w="661" w:type="pct"/>
            <w:shd w:val="clear" w:color="auto" w:fill="auto"/>
          </w:tcPr>
          <w:p w:rsidR="004839A1" w:rsidRPr="00A87E9E" w:rsidRDefault="004839A1" w:rsidP="00FA77F5">
            <w:pPr>
              <w:spacing w:before="120" w:line="288" w:lineRule="auto"/>
              <w:jc w:val="center"/>
            </w:pPr>
            <w:r w:rsidRPr="00A87E9E">
              <w:t>Integral</w:t>
            </w:r>
          </w:p>
        </w:tc>
      </w:tr>
      <w:tr w:rsidR="004839A1" w:rsidRPr="00A87E9E" w:rsidTr="00FA77F5">
        <w:trPr>
          <w:trHeight w:val="340"/>
          <w:jc w:val="center"/>
        </w:trPr>
        <w:tc>
          <w:tcPr>
            <w:tcW w:w="1983" w:type="pct"/>
            <w:shd w:val="clear" w:color="auto" w:fill="auto"/>
            <w:vAlign w:val="center"/>
          </w:tcPr>
          <w:p w:rsidR="004839A1" w:rsidRPr="00A87E9E" w:rsidRDefault="004839A1" w:rsidP="00FA77F5">
            <w:pPr>
              <w:spacing w:before="120" w:line="288" w:lineRule="auto"/>
              <w:ind w:left="180"/>
            </w:pPr>
            <w:r w:rsidRPr="00A87E9E">
              <w:t>Yara Dias Fernandes Cerqueira</w:t>
            </w:r>
          </w:p>
        </w:tc>
        <w:tc>
          <w:tcPr>
            <w:tcW w:w="2356" w:type="pct"/>
            <w:shd w:val="clear" w:color="auto" w:fill="auto"/>
            <w:vAlign w:val="center"/>
          </w:tcPr>
          <w:p w:rsidR="004839A1" w:rsidRPr="00A87E9E" w:rsidRDefault="004839A1" w:rsidP="00FA77F5">
            <w:pPr>
              <w:spacing w:before="120" w:line="288" w:lineRule="auto"/>
            </w:pPr>
            <w:r w:rsidRPr="00A87E9E">
              <w:t>Assistente Social</w:t>
            </w:r>
          </w:p>
        </w:tc>
        <w:tc>
          <w:tcPr>
            <w:tcW w:w="661" w:type="pct"/>
            <w:shd w:val="clear" w:color="auto" w:fill="auto"/>
          </w:tcPr>
          <w:p w:rsidR="004839A1" w:rsidRPr="00A87E9E" w:rsidRDefault="004839A1" w:rsidP="00FA77F5">
            <w:pPr>
              <w:spacing w:before="120" w:line="288" w:lineRule="auto"/>
              <w:jc w:val="center"/>
            </w:pPr>
            <w:r w:rsidRPr="00A87E9E">
              <w:t>Integral</w:t>
            </w:r>
          </w:p>
        </w:tc>
      </w:tr>
    </w:tbl>
    <w:p w:rsidR="004839A1" w:rsidRPr="00A87E9E" w:rsidRDefault="004839A1" w:rsidP="003232F1">
      <w:pPr>
        <w:pStyle w:val="Legenda"/>
      </w:pPr>
      <w:bookmarkStart w:id="111" w:name="_Toc390885370"/>
      <w:r w:rsidRPr="00A87E9E">
        <w:t xml:space="preserve">Quadro </w:t>
      </w:r>
      <w:r w:rsidR="00E836D7" w:rsidRPr="00A87E9E">
        <w:t>7</w:t>
      </w:r>
      <w:r w:rsidRPr="00A87E9E">
        <w:t xml:space="preserve"> - Técnicos administrativos envolvidos no Projeto Pedagógico</w:t>
      </w:r>
      <w:bookmarkEnd w:id="111"/>
    </w:p>
    <w:p w:rsidR="004839A1" w:rsidRPr="00A87E9E" w:rsidRDefault="004839A1" w:rsidP="006A4D4A">
      <w:pPr>
        <w:pStyle w:val="Standard"/>
        <w:spacing w:line="360" w:lineRule="auto"/>
        <w:ind w:firstLine="706"/>
        <w:jc w:val="both"/>
        <w:rPr>
          <w:lang w:val="pt-BR"/>
        </w:rPr>
      </w:pPr>
    </w:p>
    <w:p w:rsidR="00C7561F" w:rsidRPr="00A87E9E" w:rsidRDefault="00C7561F" w:rsidP="004839A1">
      <w:pPr>
        <w:pStyle w:val="PPCs"/>
      </w:pPr>
      <w:bookmarkStart w:id="112" w:name="_Toc289199966"/>
      <w:bookmarkStart w:id="113" w:name="_Toc388901655"/>
      <w:bookmarkStart w:id="114" w:name="_Toc391299571"/>
      <w:r w:rsidRPr="00A87E9E">
        <w:t>Núcleo Docente Estruturante</w:t>
      </w:r>
      <w:bookmarkEnd w:id="112"/>
      <w:bookmarkEnd w:id="113"/>
      <w:bookmarkEnd w:id="114"/>
    </w:p>
    <w:p w:rsidR="00C7561F" w:rsidRPr="00A87E9E" w:rsidRDefault="00C7561F" w:rsidP="00C7561F">
      <w:pPr>
        <w:pStyle w:val="Standard"/>
        <w:spacing w:line="360" w:lineRule="auto"/>
        <w:ind w:firstLine="706"/>
        <w:jc w:val="both"/>
        <w:rPr>
          <w:lang w:val="pt-BR"/>
        </w:rPr>
      </w:pPr>
      <w:r w:rsidRPr="00A87E9E">
        <w:rPr>
          <w:lang w:val="pt-BR"/>
        </w:rPr>
        <w:t xml:space="preserve">O NDE - Núcleo Docente Estruturante - do curso de Licenciatura em Computação do IFSULDEMINAS - </w:t>
      </w:r>
      <w:r w:rsidR="000D2954" w:rsidRPr="00A87E9E">
        <w:rPr>
          <w:i/>
          <w:lang w:val="pt-BR"/>
        </w:rPr>
        <w:t>Câmpus</w:t>
      </w:r>
      <w:r w:rsidRPr="00A87E9E">
        <w:rPr>
          <w:lang w:val="pt-BR"/>
        </w:rPr>
        <w:t xml:space="preserve"> Machado é composto pelos professores que fazem parte do quadro efetivo da instituição para atuar diretamente nas disciplinas do curso e tendo como objetivo principal o aperfeiçoamento do projeto pedagógico e o acompanhamento das ações propostas para a sua efetivação. </w:t>
      </w:r>
    </w:p>
    <w:p w:rsidR="00C7561F" w:rsidRPr="00A87E9E" w:rsidRDefault="00C7561F" w:rsidP="00C7561F">
      <w:pPr>
        <w:pStyle w:val="Standard"/>
        <w:spacing w:line="360" w:lineRule="auto"/>
        <w:ind w:firstLine="706"/>
        <w:jc w:val="both"/>
        <w:rPr>
          <w:lang w:val="pt-BR"/>
        </w:rPr>
      </w:pPr>
      <w:r w:rsidRPr="00A87E9E">
        <w:rPr>
          <w:lang w:val="pt-BR"/>
        </w:rPr>
        <w:t>São atribuições do NDE, conforme Resolução 01/2010 do CONAES (Comissão Nacional de Avaliação da Educação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Contribuir para a consolidação do perfil profissional do egresso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 xml:space="preserve">Zelar pela integração curricular interdisciplinar entre as diferentes atividades de ensino constantes no currículo; </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Indicar formas de incentivo ao desenvolvimento de linhas de pesquisa e extensão, oriundas de necessidades da graduação, de exigências do mercado de trabalho e afinadas com as políticas públicas relativas à área de conhecimento do curso.</w:t>
      </w:r>
    </w:p>
    <w:p w:rsidR="00C7561F" w:rsidRPr="00A87E9E" w:rsidRDefault="00C7561F" w:rsidP="00E01E75">
      <w:pPr>
        <w:numPr>
          <w:ilvl w:val="0"/>
          <w:numId w:val="9"/>
        </w:numPr>
        <w:autoSpaceDN/>
        <w:spacing w:line="360" w:lineRule="auto"/>
        <w:jc w:val="both"/>
        <w:textAlignment w:val="auto"/>
        <w:rPr>
          <w:lang w:val="pt-BR"/>
        </w:rPr>
      </w:pPr>
      <w:r w:rsidRPr="00A87E9E">
        <w:t>Zelar pelo cumprimento das Diretrizes Curriculares Nacionais para os Cursos de Graduação.</w:t>
      </w:r>
    </w:p>
    <w:p w:rsidR="00C7561F" w:rsidRPr="00A87E9E" w:rsidRDefault="00C7561F" w:rsidP="00C7561F">
      <w:pPr>
        <w:pStyle w:val="Standard"/>
        <w:spacing w:line="360" w:lineRule="auto"/>
        <w:ind w:firstLine="706"/>
        <w:jc w:val="both"/>
        <w:rPr>
          <w:lang w:val="pt-BR"/>
        </w:rPr>
      </w:pPr>
      <w:r w:rsidRPr="00A87E9E">
        <w:rPr>
          <w:lang w:val="pt-BR"/>
        </w:rPr>
        <w:t>A Resolução 01/2010 do CONAES normatiza que na constituição do NDE deverão ser obedecidos os seguintes critérios: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Ser constituído por um mínimo de 05 (cinco) professores pertencentes ao corpo docente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Pelo menos 60% dos professores que constituem o NDE devem possuir titulação acadêmica obtida em programas de pós-graduação stricto sensu;</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Ter todos os membros em regime de trabalho de tempo parcial ou integral, sendo pelo menos 20% em tempo integral.</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lastRenderedPageBreak/>
        <w:t>Assegurar estratégia de renovação parcial dos integrantes do NDE de modo a assegurar continuidade no processo de acompanhamento do curso.</w:t>
      </w:r>
    </w:p>
    <w:p w:rsidR="00C7561F" w:rsidRPr="00A87E9E" w:rsidRDefault="00C7561F" w:rsidP="00C7561F">
      <w:pPr>
        <w:pStyle w:val="Standard"/>
        <w:spacing w:line="360" w:lineRule="auto"/>
        <w:ind w:firstLine="706"/>
        <w:jc w:val="both"/>
        <w:rPr>
          <w:rFonts w:cs="Times New Roman"/>
          <w:lang w:val="pt-BR"/>
        </w:rPr>
      </w:pPr>
      <w:r w:rsidRPr="00A87E9E">
        <w:rPr>
          <w:rFonts w:cs="Times New Roman"/>
          <w:lang w:val="pt-BR"/>
        </w:rPr>
        <w:t xml:space="preserve">Os docentes do NDE do curso de Licenciatura em Computação, por meio de reuniões e outros processos de discussão, emitirão parecer a respeito da infraestrutura, do ambiente de trabalho, das dificuldades encontradas no processo ensino-aprendizagem, do acesso as novas tecnologias, do apoio administrativo e demais características que contribuem para a realização efetiva do curso, bem como garantir a execução de todas as atribuições definidas na </w:t>
      </w:r>
      <w:r w:rsidRPr="00A87E9E">
        <w:rPr>
          <w:lang w:val="pt-BR"/>
        </w:rPr>
        <w:t>Resolução 01/2010 do CONAES.</w:t>
      </w:r>
    </w:p>
    <w:p w:rsidR="00C7561F" w:rsidRPr="00A87E9E" w:rsidRDefault="00C7561F" w:rsidP="00C7561F">
      <w:pPr>
        <w:pStyle w:val="Standard"/>
        <w:spacing w:line="360" w:lineRule="auto"/>
        <w:ind w:firstLine="706"/>
        <w:jc w:val="both"/>
        <w:rPr>
          <w:rFonts w:cs="Times New Roman"/>
          <w:lang w:val="pt-BR"/>
        </w:rPr>
      </w:pPr>
    </w:p>
    <w:p w:rsidR="00C7561F" w:rsidRPr="00A87E9E" w:rsidRDefault="00C7561F" w:rsidP="004839A1">
      <w:pPr>
        <w:pStyle w:val="PPCs"/>
      </w:pPr>
      <w:bookmarkStart w:id="115" w:name="_Toc289199967"/>
      <w:bookmarkStart w:id="116" w:name="_Toc388901656"/>
      <w:bookmarkStart w:id="117" w:name="_Toc391299572"/>
      <w:r w:rsidRPr="00A87E9E">
        <w:t>Colegiado de Curso</w:t>
      </w:r>
      <w:bookmarkEnd w:id="115"/>
      <w:bookmarkEnd w:id="116"/>
      <w:bookmarkEnd w:id="117"/>
    </w:p>
    <w:p w:rsidR="00C7561F" w:rsidRPr="00A87E9E" w:rsidRDefault="00C7561F" w:rsidP="00C7561F">
      <w:pPr>
        <w:pStyle w:val="Standard"/>
        <w:spacing w:line="360" w:lineRule="auto"/>
        <w:ind w:firstLine="706"/>
        <w:jc w:val="both"/>
        <w:rPr>
          <w:lang w:val="pt-BR"/>
        </w:rPr>
      </w:pPr>
      <w:r w:rsidRPr="00A87E9E">
        <w:rPr>
          <w:rFonts w:cs="Times New Roman"/>
          <w:lang w:val="pt-BR"/>
        </w:rPr>
        <w:t xml:space="preserve">O colegiado do curso de Licenciatura em Computação tem função normativa, deliberativa, executiva e consultiva, com composição, competências e funcionamento definidos em regulamento interno. Entre as </w:t>
      </w:r>
      <w:r w:rsidRPr="00A87E9E">
        <w:rPr>
          <w:lang w:val="pt-BR"/>
        </w:rPr>
        <w:t>atribuições do colegiado citam-se:</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Estabelecer o perfil profissional e a proposta pedagógica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o seu regimento interno;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Elaborar, analisar e avaliar o currículo do curso e suas alterações;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Analisar, aprovar e avaliar os programas, cargas horárias e plano de ensino das disciplinas componentes da estrutura curricular do curso, propondo alterações quando necessárias;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normas para a coordenação interdisciplinar e promover a integração horizontal e vertical do curso visando garantir sua qualidade didático-pedagógica;</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o turno de funcionamento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Fixar normas quanto à matrícula e integração do curso, respeitando o estabelecido pelo conselho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Deliberar sobre os pedidos de prorrogação de prazo para conclusão de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Emitir parecer sobre processos de revalidação de diplomas de cursos de graduação, expedidos por estabelecimentos estrangeiros de ensino superior;</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Deliberar, em grau de recurso, sobre decisões do presidente do colegiado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Apreciar, em primeira instância, as propostas de criação, reformulação, desativação, extinção ou suspensão temporária de oferecimento de curso, habilitação ou ênfase, de acordo com as normas expedidas pelo CEPE (Conselho de Ensino, Pesquisa e Extensão);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 xml:space="preserve">Elaborar um planejamento estratégico de distribuição de novas vagas para </w:t>
      </w:r>
      <w:r w:rsidRPr="00A87E9E">
        <w:rPr>
          <w:lang w:val="pt-BR"/>
        </w:rPr>
        <w:lastRenderedPageBreak/>
        <w:t>docentes do curso, manifestando-se sobre as formas de seleção e admissão, em consenso com o Núcleo Docente Estruturante;</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Receber, analisar e encaminhar solicitações de ações disciplinares referentes ao corpo docente ou discente do curso;</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Julgar solicitações de afastamento de docentes do curso, nos casos de participação em eventos científicos e atividades acadêmicas;</w:t>
      </w:r>
    </w:p>
    <w:p w:rsidR="00C7561F" w:rsidRPr="00A87E9E" w:rsidRDefault="00C7561F" w:rsidP="00E01E75">
      <w:pPr>
        <w:numPr>
          <w:ilvl w:val="0"/>
          <w:numId w:val="9"/>
        </w:numPr>
        <w:autoSpaceDN/>
        <w:spacing w:line="360" w:lineRule="auto"/>
        <w:jc w:val="both"/>
        <w:textAlignment w:val="auto"/>
        <w:rPr>
          <w:lang w:val="pt-BR"/>
        </w:rPr>
      </w:pPr>
      <w:r w:rsidRPr="00A87E9E">
        <w:rPr>
          <w:lang w:val="pt-BR"/>
        </w:rPr>
        <w:t>Emitir parecer sobre processos de transferência interna e externa de alunos a serem admitidos ou desligados do curso.</w:t>
      </w:r>
    </w:p>
    <w:p w:rsidR="00C7561F" w:rsidRPr="00A87E9E" w:rsidRDefault="00C7561F" w:rsidP="00C7561F">
      <w:pPr>
        <w:pStyle w:val="Standard"/>
        <w:spacing w:line="360" w:lineRule="auto"/>
        <w:ind w:firstLine="706"/>
        <w:jc w:val="both"/>
        <w:rPr>
          <w:rFonts w:cs="Times New Roman"/>
          <w:lang w:val="pt-BR"/>
        </w:rPr>
      </w:pPr>
      <w:r w:rsidRPr="00A87E9E">
        <w:rPr>
          <w:rFonts w:cs="Times New Roman"/>
          <w:lang w:val="pt-BR"/>
        </w:rPr>
        <w:t xml:space="preserve">Conforme regimento interno, o colegiado do curso será constituído de um presidente (cargo ocupado pelo coordenador do curso), dois docentes da área básica, três docentes da área profissionalizante e dois representantes dos discentes. </w:t>
      </w:r>
    </w:p>
    <w:p w:rsidR="004475D4" w:rsidRPr="00A87E9E" w:rsidRDefault="004475D4" w:rsidP="004475D4">
      <w:pPr>
        <w:widowControl/>
        <w:autoSpaceDN/>
        <w:ind w:left="792"/>
        <w:textAlignment w:val="auto"/>
        <w:rPr>
          <w:rFonts w:eastAsia="Times New Roman"/>
          <w:b/>
          <w:lang w:val="pt-BR"/>
        </w:rPr>
      </w:pPr>
    </w:p>
    <w:p w:rsidR="00865162" w:rsidRPr="00A87E9E" w:rsidRDefault="00943BE0" w:rsidP="00943BE0">
      <w:pPr>
        <w:pStyle w:val="PPCs"/>
      </w:pPr>
      <w:bookmarkStart w:id="118" w:name="_Toc391299573"/>
      <w:r w:rsidRPr="00A87E9E">
        <w:t>Recursos Humanos Envolvidos no Projeto Pedagógico</w:t>
      </w:r>
      <w:bookmarkEnd w:id="118"/>
    </w:p>
    <w:p w:rsidR="00943BE0" w:rsidRPr="00A87E9E" w:rsidRDefault="00943BE0" w:rsidP="00943BE0">
      <w:pPr>
        <w:pStyle w:val="Standard"/>
        <w:spacing w:line="360" w:lineRule="auto"/>
        <w:ind w:firstLine="706"/>
        <w:jc w:val="both"/>
        <w:rPr>
          <w:rFonts w:cs="Times New Roman"/>
          <w:lang w:val="pt-BR"/>
        </w:rPr>
      </w:pPr>
      <w:r w:rsidRPr="00A87E9E">
        <w:rPr>
          <w:rFonts w:cs="Times New Roman"/>
          <w:lang w:val="pt-BR"/>
        </w:rPr>
        <w:t xml:space="preserve">Quanto ao apoio técnico-administrativo de recursos humanos, o curso de Licenciatura em Computação bem como os outros cursos do Câmpus Machado contam com o serviço de profissionais de nível superior na área de Pedagogia, para assessoria aos coordenadores de curso e professores, no que diz respeito às políticas educacionais da instituição e acompanhamento didático pedagógico do processo de ensino aprendizagem. </w:t>
      </w:r>
    </w:p>
    <w:p w:rsidR="00943BE0" w:rsidRPr="00A87E9E" w:rsidRDefault="00943BE0" w:rsidP="00943BE0">
      <w:pPr>
        <w:pStyle w:val="Standard"/>
        <w:spacing w:line="360" w:lineRule="auto"/>
        <w:ind w:firstLine="706"/>
        <w:jc w:val="both"/>
        <w:rPr>
          <w:rFonts w:cs="Times New Roman"/>
          <w:lang w:val="pt-BR"/>
        </w:rPr>
      </w:pPr>
      <w:r w:rsidRPr="00A87E9E">
        <w:rPr>
          <w:rFonts w:cs="Times New Roman"/>
          <w:lang w:val="pt-BR"/>
        </w:rPr>
        <w:t>Todo apoio é fornecido por profissionais das áreas de Assistência aos Alunos, Secretaria Acadêmica, Biblioteca, Enfermaria, Auxiliares e demais níveis da carreira técnico-administrativa e direção dos setores.</w:t>
      </w:r>
    </w:p>
    <w:p w:rsidR="00CD4159" w:rsidRPr="00A87E9E" w:rsidRDefault="00CD4159" w:rsidP="00CD4159">
      <w:pPr>
        <w:pStyle w:val="PPCs"/>
      </w:pPr>
      <w:bookmarkStart w:id="119" w:name="_Toc388901659"/>
      <w:bookmarkStart w:id="120" w:name="_Toc391299574"/>
      <w:r w:rsidRPr="00A87E9E">
        <w:t>Sistema de Curso e Regime de Matrícula</w:t>
      </w:r>
      <w:bookmarkEnd w:id="119"/>
      <w:bookmarkEnd w:id="120"/>
    </w:p>
    <w:p w:rsidR="00CD4159" w:rsidRPr="00A87E9E" w:rsidRDefault="00CD4159" w:rsidP="00CD4159">
      <w:pPr>
        <w:spacing w:line="360" w:lineRule="auto"/>
        <w:ind w:firstLine="708"/>
        <w:jc w:val="both"/>
        <w:rPr>
          <w:rFonts w:cs="Times New Roman"/>
          <w:lang w:val="pt-BR"/>
        </w:rPr>
      </w:pPr>
      <w:r w:rsidRPr="00A87E9E">
        <w:rPr>
          <w:rFonts w:cs="Times New Roman"/>
          <w:lang w:val="pt-BR"/>
        </w:rPr>
        <w:t>O curso de Licenciatura em Computação é oferecido na modalidade presencial. São oferecidas 40 (quarenta) vagas por ano, no turno de funcionamento noturno ou diurno. O período mínimo de integralização curricular é de 4 (quatro) anos e o máximo de 8 (oito) anos.</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A ordenação curricular deverá ser estruturada em semestres referentes aos períodos do curso de Licenciatura em Computação.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A sistemática de ingresso no curso de Licenciatura em Computação oferecido pelo IFSULDEMINAS - Câmpus Machado será dimensionada e avaliada a cada período letivo passando pelas diversas instâncias de aprovação.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A matrícula ou rematrícula - que é o ato pelo qual o aluno vincula-se ao IFSULDEMINAS – Câmpus Machado, ao curso de Licenciatura em Computação, às </w:t>
      </w:r>
      <w:r w:rsidRPr="00A87E9E">
        <w:rPr>
          <w:rFonts w:cs="Times New Roman"/>
          <w:lang w:val="pt-BR"/>
        </w:rPr>
        <w:lastRenderedPageBreak/>
        <w:t>atividades acadêmicas, bem como os demais atos inerentes à instituição - deverá ser efetuada na Secretaria Acadêmica, ou conforme orientações do Câmpus Machado, da qual os alunos serão comunicados com antecedência, sobre as normas e os procedimentos para sua efetivação.</w:t>
      </w:r>
    </w:p>
    <w:p w:rsidR="00CD4159" w:rsidRPr="00A87E9E" w:rsidRDefault="00CD4159" w:rsidP="00CD4159">
      <w:pPr>
        <w:spacing w:line="360" w:lineRule="auto"/>
        <w:ind w:firstLine="708"/>
        <w:jc w:val="both"/>
        <w:rPr>
          <w:rFonts w:cs="Times New Roman"/>
          <w:sz w:val="16"/>
          <w:szCs w:val="16"/>
          <w:lang w:val="pt-BR"/>
        </w:rPr>
      </w:pPr>
      <w:r w:rsidRPr="00A87E9E">
        <w:rPr>
          <w:rFonts w:cs="Times New Roman"/>
          <w:lang w:val="pt-BR"/>
        </w:rPr>
        <w:t>A matrícula (ou seu trancamento) será feita pelo aluno ou seu representante legal e deverá ser renovada a cada semestre letivo regular. A matrícula será realizada nos períodos e prazos estabelecidos em edital. As condições e requisitos de matrícula estarão definidos em regimento próprio.</w:t>
      </w:r>
      <w:r w:rsidRPr="00A87E9E">
        <w:rPr>
          <w:rFonts w:cs="Times New Roman"/>
          <w:sz w:val="16"/>
          <w:szCs w:val="16"/>
          <w:lang w:val="pt-BR"/>
        </w:rPr>
        <w:t xml:space="preserve"> </w:t>
      </w:r>
    </w:p>
    <w:p w:rsidR="00CD4159" w:rsidRPr="00A87E9E" w:rsidRDefault="00CD4159" w:rsidP="00CD4159">
      <w:pPr>
        <w:pStyle w:val="PPCs"/>
      </w:pPr>
      <w:bookmarkStart w:id="121" w:name="_Toc388901660"/>
      <w:bookmarkStart w:id="122" w:name="_Toc391299575"/>
      <w:r w:rsidRPr="00A87E9E">
        <w:t>Condições de Oferta, dos Turnos e Turmas</w:t>
      </w:r>
      <w:bookmarkEnd w:id="121"/>
      <w:bookmarkEnd w:id="122"/>
    </w:p>
    <w:p w:rsidR="00CD4159" w:rsidRPr="00A87E9E" w:rsidRDefault="00CD4159" w:rsidP="00CD4159">
      <w:pPr>
        <w:spacing w:line="360" w:lineRule="auto"/>
        <w:ind w:firstLine="708"/>
        <w:jc w:val="both"/>
        <w:rPr>
          <w:rFonts w:cs="Times New Roman"/>
          <w:lang w:val="pt-BR"/>
        </w:rPr>
      </w:pPr>
      <w:r w:rsidRPr="00A87E9E">
        <w:rPr>
          <w:rFonts w:cs="Times New Roman"/>
          <w:lang w:val="pt-BR"/>
        </w:rPr>
        <w:t>O curso de Licenciatura em Computação poderá ser oferecido no turno de funcionamento noturno ou diurno. São oferecidas 40 (quarenta) vagas anuais.</w:t>
      </w:r>
    </w:p>
    <w:p w:rsidR="00CD4159" w:rsidRPr="00A87E9E" w:rsidRDefault="00CD4159" w:rsidP="00CD4159">
      <w:pPr>
        <w:pStyle w:val="Standard"/>
        <w:spacing w:line="360" w:lineRule="auto"/>
        <w:ind w:firstLine="706"/>
        <w:jc w:val="both"/>
        <w:rPr>
          <w:lang w:val="pt-BR"/>
        </w:rPr>
      </w:pPr>
      <w:r w:rsidRPr="00A87E9E">
        <w:rPr>
          <w:lang w:val="pt-BR"/>
        </w:rPr>
        <w:t xml:space="preserve">A oferta de vagas e a sistemática de ingresso no </w:t>
      </w:r>
      <w:r w:rsidRPr="00A87E9E">
        <w:rPr>
          <w:rFonts w:eastAsia="Times New Roman"/>
          <w:color w:val="000000"/>
          <w:lang w:val="pt-BR"/>
        </w:rPr>
        <w:t>IFSULDEMINAS - Câmpus Machado</w:t>
      </w:r>
      <w:r w:rsidRPr="00A87E9E">
        <w:rPr>
          <w:lang w:val="pt-BR"/>
        </w:rPr>
        <w:t xml:space="preserve"> poderá ser dimensionada a cada período letivo, em projeto específico a ser aprovado nas respectivas instâncias de regulamentação.</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 xml:space="preserve">Para concorrer às vagas </w:t>
      </w:r>
      <w:r w:rsidRPr="00A87E9E">
        <w:rPr>
          <w:lang w:val="pt-BR"/>
        </w:rPr>
        <w:t xml:space="preserve">o candidato deverá ter concluído o Ensino Médio ou equivalente. Respeitando-se sempre os princípios da equidade, a seleção de candidatos ao ingresso no curso de Licenciatura em Computação será realizada mediante Processo Seletivo </w:t>
      </w:r>
      <w:r w:rsidRPr="00A87E9E">
        <w:rPr>
          <w:rFonts w:cs="Times New Roman"/>
          <w:lang w:val="pt-BR"/>
        </w:rPr>
        <w:t>promovido pela Comissão Permanente de Vestibular do IFSULDEMINAS ou pelos critérios definidos nos editais nacionais do SiSU (Sistema de Seleção Unificada).</w:t>
      </w:r>
    </w:p>
    <w:p w:rsidR="00CD4159" w:rsidRPr="00A87E9E" w:rsidRDefault="00CD4159" w:rsidP="00CD4159">
      <w:pPr>
        <w:spacing w:line="360" w:lineRule="auto"/>
        <w:ind w:firstLine="708"/>
        <w:jc w:val="both"/>
        <w:rPr>
          <w:rFonts w:cs="Times New Roman"/>
          <w:lang w:val="pt-BR"/>
        </w:rPr>
      </w:pPr>
      <w:r w:rsidRPr="00A87E9E">
        <w:rPr>
          <w:rFonts w:cs="Times New Roman"/>
          <w:lang w:val="pt-BR"/>
        </w:rPr>
        <w:t>Para a realização do processo seletivo do IFSULDEMINAS será constituída comissão composta por representantes de todos os campi. Para inscrição no processo seletivo, o candidato deverá apresentar os documentos prescritos em edital que irá descrever, entre outras informações, os requisitos de inscrição, turno, duração e número de vagas do curso, data, hora, local de realização das provas e os critérios de aprovação e classificação. O Manual do Candidato, além de todas as informações contidas no edital, apresentará instruções explícitas sobre o programa das provas (abordando as disciplinas e itens do conteúdo) e as informações sobre data, horário e documentos necessário para o procedimento de matrícula.</w:t>
      </w:r>
    </w:p>
    <w:p w:rsidR="00CD4159" w:rsidRPr="00A87E9E" w:rsidRDefault="00CD4159" w:rsidP="00CD4159">
      <w:pPr>
        <w:spacing w:line="360" w:lineRule="auto"/>
        <w:ind w:firstLine="708"/>
        <w:jc w:val="both"/>
        <w:rPr>
          <w:lang w:val="pt-BR"/>
        </w:rPr>
      </w:pPr>
      <w:r w:rsidRPr="00A87E9E">
        <w:rPr>
          <w:rFonts w:cs="Times New Roman"/>
          <w:lang w:val="pt-BR"/>
        </w:rPr>
        <w:t xml:space="preserve">Como forma alternativa de ingresso no curso está a possibilidade de transferência de outra Instituição desde que o curso de origem atenda todos os requisitos definidos e regulamentados em edital próprio a ser divulgado através do sítio do Câmpus. </w:t>
      </w:r>
      <w:r w:rsidRPr="00A87E9E">
        <w:rPr>
          <w:lang w:val="pt-BR"/>
        </w:rPr>
        <w:t xml:space="preserve">A aceitação de transferências de alunos de instituições congêneres de ensino superior, em curso similar ou área afim, estará condicionada à disponibilidade de vagas e análise de compatibilidade curricular obedecendo aos critérios do edital aberto para tal. </w:t>
      </w:r>
    </w:p>
    <w:p w:rsidR="00CD4159" w:rsidRPr="00A87E9E" w:rsidRDefault="00CD4159" w:rsidP="00CD4159">
      <w:pPr>
        <w:spacing w:line="360" w:lineRule="auto"/>
        <w:ind w:firstLine="708"/>
        <w:jc w:val="both"/>
        <w:rPr>
          <w:lang w:val="pt-BR"/>
        </w:rPr>
      </w:pPr>
      <w:r w:rsidRPr="00A87E9E">
        <w:rPr>
          <w:lang w:val="pt-BR"/>
        </w:rPr>
        <w:lastRenderedPageBreak/>
        <w:t>Os pedidos de transferência serão recebidos somente no prazo estabelecido em edital, salvo nos casos previstos em lei ou por motivo justo e devidamente comprovado, com aprovação do Colegiado do curso, sem prejuízo da análise curricular.</w:t>
      </w:r>
    </w:p>
    <w:p w:rsidR="00CD4159" w:rsidRPr="00A87E9E" w:rsidRDefault="00CD4159" w:rsidP="00CD4159">
      <w:pPr>
        <w:spacing w:line="360" w:lineRule="auto"/>
        <w:ind w:firstLine="708"/>
        <w:jc w:val="both"/>
        <w:rPr>
          <w:lang w:val="pt-BR"/>
        </w:rPr>
      </w:pPr>
      <w:r w:rsidRPr="00A87E9E">
        <w:rPr>
          <w:lang w:val="pt-BR"/>
        </w:rPr>
        <w:t>Não serão aceitas transferências para o semestre inicial quando o ingresso a ele se der através de exames classificatórios, exceto nos casos previstos em lei, devidamente caracterizados.</w:t>
      </w:r>
    </w:p>
    <w:p w:rsidR="00CD4159" w:rsidRPr="00A87E9E" w:rsidRDefault="00CD4159" w:rsidP="00CD4159">
      <w:pPr>
        <w:spacing w:line="360" w:lineRule="auto"/>
        <w:ind w:firstLine="708"/>
        <w:jc w:val="both"/>
        <w:rPr>
          <w:lang w:val="pt-BR"/>
        </w:rPr>
      </w:pPr>
      <w:r w:rsidRPr="00A87E9E">
        <w:rPr>
          <w:lang w:val="pt-BR"/>
        </w:rPr>
        <w:t xml:space="preserve">A aceitação de transferência de estudantes oriundos de estabelecimentos estrangeiros, inclusive aqueles amparados por acordos oficiais, dependerá do cumprimento, por parte do interessado, de todos os requisitos legais vigentes e das normas enumeradas pelo regimento interno dos cursos superiores.  </w:t>
      </w:r>
    </w:p>
    <w:p w:rsidR="00CD4159" w:rsidRPr="00A87E9E" w:rsidRDefault="00CD4159" w:rsidP="00CD4159">
      <w:pPr>
        <w:spacing w:line="360" w:lineRule="auto"/>
        <w:ind w:firstLine="708"/>
        <w:jc w:val="both"/>
        <w:rPr>
          <w:rFonts w:cs="Times New Roman"/>
          <w:lang w:val="pt-BR"/>
        </w:rPr>
      </w:pPr>
      <w:r w:rsidRPr="00A87E9E">
        <w:rPr>
          <w:lang w:val="pt-BR"/>
        </w:rPr>
        <w:t xml:space="preserve">Para ingressar no curso de Licenciatura em Computação em casos nos quais o candidato seja portador de diploma de nível superior, devidamente reconhecido pelo MEC, o processo será condicionado à existência da vaga no curso.  </w:t>
      </w:r>
      <w:r w:rsidRPr="00A87E9E">
        <w:rPr>
          <w:rFonts w:cs="Times New Roman"/>
          <w:lang w:val="pt-BR"/>
        </w:rPr>
        <w:t>As demais condições e requisitos para ingresso destes candidatos estarão definidos em regimento interno.</w:t>
      </w:r>
    </w:p>
    <w:p w:rsidR="00CD4159" w:rsidRPr="00A87E9E" w:rsidRDefault="00CD4159" w:rsidP="00CD4159">
      <w:pPr>
        <w:pStyle w:val="Standard"/>
        <w:spacing w:line="360" w:lineRule="auto"/>
        <w:ind w:firstLine="706"/>
        <w:jc w:val="both"/>
        <w:rPr>
          <w:rFonts w:cs="Times New Roman"/>
          <w:lang w:val="pt-BR"/>
        </w:rPr>
      </w:pPr>
      <w:r w:rsidRPr="00A87E9E">
        <w:rPr>
          <w:rFonts w:cs="Times New Roman"/>
          <w:lang w:val="pt-BR"/>
        </w:rPr>
        <w:t xml:space="preserve">O discente poderá ser dispensado de cursar disciplinas que já tenha cursado </w:t>
      </w:r>
      <w:smartTag w:uri="urn:schemas-microsoft-com:office:smarttags" w:element="PersonName">
        <w:smartTagPr>
          <w:attr w:name="ProductID" w:val="em outra Institui￧￣o"/>
        </w:smartTagPr>
        <w:r w:rsidRPr="00A87E9E">
          <w:rPr>
            <w:rFonts w:cs="Times New Roman"/>
            <w:lang w:val="pt-BR"/>
          </w:rPr>
          <w:t>em outra Instituição</w:t>
        </w:r>
      </w:smartTag>
      <w:r w:rsidRPr="00A87E9E">
        <w:rPr>
          <w:rFonts w:cs="Times New Roman"/>
          <w:lang w:val="pt-BR"/>
        </w:rPr>
        <w:t>, desde que os conteúdos e as metodologias desenvolvidas sejam julgados equivalentes aos do curso de Licenciatura em Computação do câmpus Machado, observando-se a organização curricular do mesmo, conforme parecer do Conselho Nacional de Educação.</w:t>
      </w:r>
    </w:p>
    <w:p w:rsidR="00CD4159" w:rsidRPr="00A87E9E" w:rsidRDefault="00CD4159" w:rsidP="00CD4159">
      <w:pPr>
        <w:pStyle w:val="Standard"/>
        <w:spacing w:line="360" w:lineRule="auto"/>
        <w:jc w:val="both"/>
        <w:rPr>
          <w:lang w:val="pt-BR"/>
        </w:rPr>
      </w:pPr>
      <w:r w:rsidRPr="00A87E9E">
        <w:rPr>
          <w:rFonts w:cs="Times New Roman"/>
          <w:lang w:val="pt-BR"/>
        </w:rPr>
        <w:t xml:space="preserve">Para verificação da compatibilidade curricular, o Câmpus Machado deverá exigir o Histórico Escolar, a Estrutura ou Matriz Curricular, bem como os Programas de Ensino desenvolvidos no estabelecimento de origem </w:t>
      </w:r>
      <w:r w:rsidRPr="00A87E9E">
        <w:rPr>
          <w:lang w:val="pt-BR"/>
        </w:rPr>
        <w:t>que deverão ser encaminhados a secretaria escolar.</w:t>
      </w:r>
    </w:p>
    <w:p w:rsidR="005B4ADA" w:rsidRPr="00A87E9E" w:rsidRDefault="005B4ADA" w:rsidP="00CD4159">
      <w:pPr>
        <w:pStyle w:val="Standard"/>
        <w:spacing w:line="360" w:lineRule="auto"/>
        <w:jc w:val="both"/>
        <w:rPr>
          <w:lang w:val="pt-BR"/>
        </w:rPr>
      </w:pPr>
    </w:p>
    <w:p w:rsidR="005B4ADA" w:rsidRPr="00A87E9E" w:rsidRDefault="005B4ADA" w:rsidP="005B4ADA">
      <w:pPr>
        <w:pStyle w:val="PPCs"/>
        <w:rPr>
          <w:rFonts w:eastAsia="Times New Roman"/>
          <w:color w:val="000000"/>
        </w:rPr>
      </w:pPr>
      <w:bookmarkStart w:id="123" w:name="_Toc391299576"/>
      <w:r w:rsidRPr="00A87E9E">
        <w:t>Aproveitamento de Disciplinas</w:t>
      </w:r>
      <w:bookmarkEnd w:id="123"/>
    </w:p>
    <w:p w:rsidR="00943BE0" w:rsidRPr="00A87E9E" w:rsidRDefault="005B4ADA" w:rsidP="005B4ADA">
      <w:pPr>
        <w:spacing w:line="360" w:lineRule="auto"/>
        <w:ind w:firstLine="708"/>
        <w:jc w:val="both"/>
        <w:rPr>
          <w:rFonts w:cs="Times New Roman"/>
          <w:kern w:val="0"/>
          <w:sz w:val="23"/>
          <w:szCs w:val="23"/>
          <w:lang w:val="pt-BR" w:eastAsia="pt-BR" w:bidi="ar-SA"/>
        </w:rPr>
      </w:pPr>
      <w:r w:rsidRPr="00A87E9E">
        <w:rPr>
          <w:lang w:val="pt-BR"/>
        </w:rPr>
        <w:t xml:space="preserve">De acordo com o Art. 47 da Lei de Diretrizes e Bases da Educação, o aluno do curso de Licenciatura em Computação poderá ser dispensado de frequentar disciplinas que já tenha cursado no mesmo nível de ensino, desde que os conteúdos, carga horária e metodologias desenvolvidas sejam julgados equivalentes aos do IFSULDEMINAS - câmpus Machado, observando-se a organização curricular dos cursos. Para a verificação da compatibilidade curricular, a Instituição deverá exigir o Histórico Escolar do aluno, a Estrutura ou Matriz Curricular, bem como os Planos de Ensino desenvolvidos na instituição de origem. A análise será feita pelo </w:t>
      </w:r>
      <w:r w:rsidRPr="00A87E9E">
        <w:rPr>
          <w:rFonts w:cs="Times New Roman"/>
          <w:kern w:val="0"/>
          <w:sz w:val="23"/>
          <w:szCs w:val="23"/>
          <w:lang w:val="pt-BR" w:eastAsia="pt-BR" w:bidi="ar-SA"/>
        </w:rPr>
        <w:t>professor da respectiva disciplina, sob a concordância do Colegiado de Curso.</w:t>
      </w:r>
    </w:p>
    <w:p w:rsidR="005B4ADA" w:rsidRDefault="005B4ADA" w:rsidP="005B4ADA">
      <w:pPr>
        <w:spacing w:line="360" w:lineRule="auto"/>
        <w:ind w:firstLine="708"/>
        <w:jc w:val="both"/>
        <w:rPr>
          <w:rFonts w:cs="Times New Roman"/>
          <w:kern w:val="0"/>
          <w:sz w:val="23"/>
          <w:szCs w:val="23"/>
          <w:lang w:val="pt-BR" w:eastAsia="pt-BR" w:bidi="ar-SA"/>
        </w:rPr>
      </w:pPr>
    </w:p>
    <w:p w:rsidR="002B3FCE" w:rsidRPr="00A87E9E" w:rsidRDefault="002B3FCE" w:rsidP="005B4ADA">
      <w:pPr>
        <w:spacing w:line="360" w:lineRule="auto"/>
        <w:ind w:firstLine="708"/>
        <w:jc w:val="both"/>
        <w:rPr>
          <w:rFonts w:cs="Times New Roman"/>
          <w:kern w:val="0"/>
          <w:sz w:val="23"/>
          <w:szCs w:val="23"/>
          <w:lang w:val="pt-BR" w:eastAsia="pt-BR" w:bidi="ar-SA"/>
        </w:rPr>
      </w:pPr>
    </w:p>
    <w:p w:rsidR="005B4ADA" w:rsidRPr="002B3FCE" w:rsidRDefault="005B4ADA" w:rsidP="002B3FCE">
      <w:pPr>
        <w:pStyle w:val="PPCs"/>
      </w:pPr>
      <w:bookmarkStart w:id="124" w:name="_Toc391299577"/>
      <w:r w:rsidRPr="002B3FCE">
        <w:lastRenderedPageBreak/>
        <w:t>Mobilidade Estudantil Nacional e Internacional</w:t>
      </w:r>
      <w:bookmarkEnd w:id="124"/>
    </w:p>
    <w:p w:rsidR="005B4ADA" w:rsidRPr="00A87E9E" w:rsidRDefault="005B4ADA"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5B4ADA">
      <w:pPr>
        <w:spacing w:line="360" w:lineRule="auto"/>
        <w:ind w:firstLine="708"/>
        <w:jc w:val="both"/>
        <w:rPr>
          <w:lang w:val="pt-BR"/>
        </w:rPr>
      </w:pPr>
      <w:r w:rsidRPr="00A87E9E">
        <w:rPr>
          <w:lang w:val="pt-BR"/>
        </w:rPr>
        <w:t>Será permitido aos alunos do curso de Licenciatura em Computação do IFSULDEMINAS, campus Machado, participar de programas de mobilidade estudantil em outra instituição, com aproveitamento de disciplinas, em nível nacional ou internacional, por um período letivo (semestre), renovável por mais um (semestre). Para tanto, o aluno poderá receber bolsa de auxílio, a critério do programa de mobilidade. Após regresso, o aluno será novamente enquadrado no curso, facultando-se ao professor de cada disciplina, e ao colegiado de curso, a dispensa das disciplinas cursadas em outra instituição, de acordo com regulamentação do curso.</w:t>
      </w:r>
    </w:p>
    <w:p w:rsidR="005B4ADA" w:rsidRPr="00A87E9E" w:rsidRDefault="005B4ADA" w:rsidP="005B4ADA">
      <w:pPr>
        <w:spacing w:line="360" w:lineRule="auto"/>
        <w:ind w:firstLine="708"/>
        <w:jc w:val="both"/>
        <w:rPr>
          <w:lang w:val="pt-BR"/>
        </w:rPr>
      </w:pPr>
      <w:r w:rsidRPr="00A87E9E">
        <w:rPr>
          <w:lang w:val="pt-BR"/>
        </w:rPr>
        <w:t>Os requisitos para participação no Programa de Mobilidade Estudantil serão:</w:t>
      </w:r>
    </w:p>
    <w:p w:rsidR="005B4ADA" w:rsidRPr="00A87E9E" w:rsidRDefault="005B4ADA" w:rsidP="00E01E75">
      <w:pPr>
        <w:numPr>
          <w:ilvl w:val="0"/>
          <w:numId w:val="17"/>
        </w:numPr>
        <w:spacing w:line="360" w:lineRule="auto"/>
        <w:jc w:val="both"/>
        <w:rPr>
          <w:lang w:val="pt-BR"/>
        </w:rPr>
      </w:pPr>
      <w:r w:rsidRPr="00A87E9E">
        <w:rPr>
          <w:lang w:val="pt-BR"/>
        </w:rPr>
        <w:t xml:space="preserve"> Estar regularmente matriculados no curso de Licenciatura em Computação;</w:t>
      </w:r>
    </w:p>
    <w:p w:rsidR="005B4ADA" w:rsidRPr="00A87E9E" w:rsidRDefault="005B4ADA" w:rsidP="00E01E75">
      <w:pPr>
        <w:widowControl/>
        <w:numPr>
          <w:ilvl w:val="0"/>
          <w:numId w:val="17"/>
        </w:numPr>
        <w:suppressAutoHyphens w:val="0"/>
        <w:autoSpaceDE w:val="0"/>
        <w:adjustRightInd w:val="0"/>
        <w:textAlignment w:val="auto"/>
        <w:rPr>
          <w:rFonts w:cs="Times New Roman"/>
          <w:kern w:val="0"/>
          <w:sz w:val="23"/>
          <w:szCs w:val="23"/>
          <w:lang w:val="pt-BR" w:eastAsia="pt-BR" w:bidi="ar-SA"/>
        </w:rPr>
      </w:pPr>
      <w:r w:rsidRPr="00A87E9E">
        <w:rPr>
          <w:rFonts w:cs="Times New Roman"/>
          <w:kern w:val="0"/>
          <w:sz w:val="23"/>
          <w:szCs w:val="23"/>
          <w:lang w:val="pt-BR" w:eastAsia="pt-BR" w:bidi="ar-SA"/>
        </w:rPr>
        <w:t>Ter cursado todas as disciplinas previstas para o 1º e 2º semestres do curso;</w:t>
      </w:r>
    </w:p>
    <w:p w:rsidR="005B4ADA" w:rsidRPr="00A87E9E" w:rsidRDefault="005B4ADA" w:rsidP="00E01E75">
      <w:pPr>
        <w:widowControl/>
        <w:numPr>
          <w:ilvl w:val="0"/>
          <w:numId w:val="17"/>
        </w:numPr>
        <w:suppressAutoHyphens w:val="0"/>
        <w:autoSpaceDE w:val="0"/>
        <w:adjustRightInd w:val="0"/>
        <w:textAlignment w:val="auto"/>
        <w:rPr>
          <w:rFonts w:cs="Times New Roman"/>
          <w:kern w:val="0"/>
          <w:sz w:val="23"/>
          <w:szCs w:val="23"/>
          <w:lang w:val="pt-BR" w:eastAsia="pt-BR" w:bidi="ar-SA"/>
        </w:rPr>
      </w:pPr>
      <w:r w:rsidRPr="00A87E9E">
        <w:rPr>
          <w:rFonts w:cs="Times New Roman"/>
          <w:kern w:val="0"/>
          <w:sz w:val="23"/>
          <w:szCs w:val="23"/>
          <w:lang w:val="pt-BR" w:eastAsia="pt-BR" w:bidi="ar-SA"/>
        </w:rPr>
        <w:t>Ter obtido, no máximo, uma reprovação por período letivo (ano ou semestre).</w:t>
      </w:r>
    </w:p>
    <w:p w:rsidR="005B4ADA" w:rsidRPr="00A87E9E" w:rsidRDefault="005B4ADA" w:rsidP="00E01E75">
      <w:pPr>
        <w:widowControl/>
        <w:numPr>
          <w:ilvl w:val="0"/>
          <w:numId w:val="17"/>
        </w:numPr>
        <w:suppressAutoHyphens w:val="0"/>
        <w:autoSpaceDE w:val="0"/>
        <w:adjustRightInd w:val="0"/>
        <w:spacing w:line="360" w:lineRule="auto"/>
        <w:jc w:val="both"/>
        <w:textAlignment w:val="auto"/>
      </w:pPr>
      <w:r w:rsidRPr="00A87E9E">
        <w:rPr>
          <w:rFonts w:cs="Times New Roman"/>
          <w:kern w:val="0"/>
          <w:sz w:val="23"/>
          <w:szCs w:val="23"/>
          <w:lang w:val="pt-BR" w:eastAsia="pt-BR" w:bidi="ar-SA"/>
        </w:rPr>
        <w:t>O Programa é de fluxo contínuo baseado em editais, tanto para mobilidade interna quanto externa.</w:t>
      </w:r>
    </w:p>
    <w:p w:rsidR="005B4ADA" w:rsidRPr="00A87E9E" w:rsidRDefault="005B4ADA" w:rsidP="005B4ADA">
      <w:pPr>
        <w:pStyle w:val="PPCs"/>
      </w:pPr>
      <w:bookmarkStart w:id="125" w:name="_Toc388901674"/>
      <w:bookmarkStart w:id="126" w:name="_Toc391299578"/>
      <w:r w:rsidRPr="00A87E9E">
        <w:t>Atividades Complementares (Pesquisa e Extensão)</w:t>
      </w:r>
      <w:bookmarkEnd w:id="125"/>
      <w:bookmarkEnd w:id="126"/>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As atividades acadêmico-científico-culturais (AACC) têm por finalidade oferecer aos acadêmicos dos cursos de Licenciatura em Computação oportunidades de  enriquecimento curricular e contribuir para uma formação mais ampla do discente, incentivando-o a procurar por ambientes culturalmente ricos e diversos.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A compreensão da realidade dos diferentes grupos sociais, seus conhecimentos e  manifestações culturais são fundamentais para a atuação profissional. A participação em projetos de iniciação científica também permite que o discente desenvolva sua capacidade de   sistematização, observação, argumentação, reflexão e produção de conhecimento. E as atividades de extensão complementam essa formação promovendo a aproximação entre docentes e discentes e a comunidade externa. A realização destas atividades vai além dos tradicionais limites da formação profissional e amplia as possibilidades das práticas educativas.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 xml:space="preserve">Para cumprimento da carga horária mínima de AACC são aceitas as atividades realizadas no âmbito do IFSULDEMINAS – Câmpus Machado e também atividades externas promovidas por outros órgãos ou instituições. As atividades acadêmico-científico-culturais englobam diversas atividades que deverão  favorecer a ampliação do universo cultural dos </w:t>
      </w:r>
      <w:r w:rsidRPr="00A87E9E">
        <w:rPr>
          <w:rFonts w:cs="Times New Roman"/>
          <w:lang w:val="pt-BR"/>
        </w:rPr>
        <w:lastRenderedPageBreak/>
        <w:t xml:space="preserve">discentes por meio da pluralidade de espaços educacionais e de iniciativas de grupos formados por profissionais de diferentes áreas do saber. </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O discente do curso de Licenciatura em Computação deverá cursar obrigatoriamente o mínimo de 200 horas de atividades acadêmico-científico-culturais. Os créditos referentes a estas atividades podem ser obtidos em quaisquer atividades que contemplem áreas de interesse do curso, desde que englobem uma das atividades previstas no Regulamento das atividades acadêmico-científico-culturais e atividades complementares. Tal regulamento deve ser disponibilizado pela coordenação do curso aos discentes do curso de Licenciatura em Computação.</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A documentação dos créditos destas atividades deverá ser feita pelo discente, por meio de requerimento encaminhado à coordenação do curso, para proceder conforme deferido o aproveitamento pelas instâncias competentes, conforme regimento interno e aprovação pelo Colegiado do curso.</w:t>
      </w:r>
    </w:p>
    <w:p w:rsidR="005B4ADA" w:rsidRPr="00A87E9E" w:rsidRDefault="005B4ADA" w:rsidP="005B4ADA">
      <w:pPr>
        <w:spacing w:line="360" w:lineRule="auto"/>
        <w:ind w:firstLine="706"/>
        <w:jc w:val="both"/>
        <w:rPr>
          <w:rFonts w:cs="Times New Roman"/>
          <w:lang w:val="pt-BR"/>
        </w:rPr>
      </w:pPr>
    </w:p>
    <w:p w:rsidR="005B4ADA" w:rsidRPr="00A87E9E" w:rsidRDefault="005B4ADA" w:rsidP="00FA77F5">
      <w:pPr>
        <w:pStyle w:val="PPCs"/>
        <w:rPr>
          <w:kern w:val="0"/>
        </w:rPr>
      </w:pPr>
      <w:bookmarkStart w:id="127" w:name="_Toc391299579"/>
      <w:r w:rsidRPr="00A87E9E">
        <w:rPr>
          <w:kern w:val="0"/>
        </w:rPr>
        <w:t>C</w:t>
      </w:r>
      <w:r w:rsidR="00FA77F5" w:rsidRPr="00A87E9E">
        <w:rPr>
          <w:kern w:val="0"/>
        </w:rPr>
        <w:t>ronograma</w:t>
      </w:r>
      <w:r w:rsidRPr="00A87E9E">
        <w:rPr>
          <w:kern w:val="0"/>
        </w:rPr>
        <w:t xml:space="preserve"> </w:t>
      </w:r>
      <w:r w:rsidR="00FA77F5" w:rsidRPr="00A87E9E">
        <w:rPr>
          <w:kern w:val="0"/>
        </w:rPr>
        <w:t xml:space="preserve">de </w:t>
      </w:r>
      <w:r w:rsidRPr="00A87E9E">
        <w:rPr>
          <w:kern w:val="0"/>
        </w:rPr>
        <w:t>I</w:t>
      </w:r>
      <w:r w:rsidR="00FA77F5" w:rsidRPr="00A87E9E">
        <w:rPr>
          <w:kern w:val="0"/>
        </w:rPr>
        <w:t>mplantação</w:t>
      </w:r>
      <w:r w:rsidRPr="00A87E9E">
        <w:rPr>
          <w:kern w:val="0"/>
        </w:rPr>
        <w:t xml:space="preserve"> </w:t>
      </w:r>
      <w:r w:rsidR="00FA77F5" w:rsidRPr="00A87E9E">
        <w:rPr>
          <w:kern w:val="0"/>
        </w:rPr>
        <w:t xml:space="preserve">do </w:t>
      </w:r>
      <w:r w:rsidRPr="00A87E9E">
        <w:rPr>
          <w:kern w:val="0"/>
        </w:rPr>
        <w:t>P</w:t>
      </w:r>
      <w:r w:rsidR="00FA77F5" w:rsidRPr="00A87E9E">
        <w:rPr>
          <w:kern w:val="0"/>
        </w:rPr>
        <w:t>rojeto</w:t>
      </w:r>
      <w:r w:rsidRPr="00A87E9E">
        <w:rPr>
          <w:kern w:val="0"/>
        </w:rPr>
        <w:t xml:space="preserve"> P</w:t>
      </w:r>
      <w:r w:rsidR="00FA77F5" w:rsidRPr="00A87E9E">
        <w:rPr>
          <w:kern w:val="0"/>
        </w:rPr>
        <w:t xml:space="preserve">olítico </w:t>
      </w:r>
      <w:r w:rsidRPr="00A87E9E">
        <w:rPr>
          <w:kern w:val="0"/>
        </w:rPr>
        <w:t>P</w:t>
      </w:r>
      <w:r w:rsidR="00FA77F5" w:rsidRPr="00A87E9E">
        <w:rPr>
          <w:kern w:val="0"/>
        </w:rPr>
        <w:t>edagógico</w:t>
      </w:r>
      <w:bookmarkEnd w:id="127"/>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A ser avaliado após aprovação pelos órgãos internos de regulamentação.</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bookmarkStart w:id="128" w:name="_Toc391299580"/>
      <w:r w:rsidRPr="00A87E9E">
        <w:rPr>
          <w:kern w:val="0"/>
        </w:rPr>
        <w:t>R</w:t>
      </w:r>
      <w:r w:rsidR="00FA77F5" w:rsidRPr="00A87E9E">
        <w:rPr>
          <w:kern w:val="0"/>
        </w:rPr>
        <w:t>equisitos</w:t>
      </w:r>
      <w:r w:rsidRPr="00A87E9E">
        <w:rPr>
          <w:kern w:val="0"/>
        </w:rPr>
        <w:t xml:space="preserve"> </w:t>
      </w:r>
      <w:r w:rsidR="00FA77F5" w:rsidRPr="00A87E9E">
        <w:rPr>
          <w:kern w:val="0"/>
        </w:rPr>
        <w:t>para a obtenção do grau</w:t>
      </w:r>
      <w:bookmarkEnd w:id="128"/>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O diploma de Nível Superior será expedido pelo IFSULDEMINAS câmpus Machado,</w:t>
      </w:r>
      <w:r w:rsidR="00FA77F5" w:rsidRPr="00A87E9E">
        <w:rPr>
          <w:rFonts w:cs="Times New Roman"/>
          <w:lang w:val="pt-BR"/>
        </w:rPr>
        <w:t xml:space="preserve"> </w:t>
      </w:r>
      <w:r w:rsidRPr="00A87E9E">
        <w:rPr>
          <w:rFonts w:cs="Times New Roman"/>
          <w:lang w:val="pt-BR"/>
        </w:rPr>
        <w:t>aos discentes que concluírem todos os semestres do curso, o Estágio Curricular Obrigatório,</w:t>
      </w:r>
      <w:r w:rsidR="00FA77F5" w:rsidRPr="00A87E9E">
        <w:rPr>
          <w:rFonts w:cs="Times New Roman"/>
          <w:lang w:val="pt-BR"/>
        </w:rPr>
        <w:t xml:space="preserve"> </w:t>
      </w:r>
      <w:r w:rsidRPr="00A87E9E">
        <w:rPr>
          <w:rFonts w:cs="Times New Roman"/>
          <w:lang w:val="pt-BR"/>
        </w:rPr>
        <w:t>as Atividades Complementares e o Trabalho de Conclusão de Curso, de acordo com a</w:t>
      </w:r>
      <w:r w:rsidR="00FA77F5" w:rsidRPr="00A87E9E">
        <w:rPr>
          <w:rFonts w:cs="Times New Roman"/>
          <w:lang w:val="pt-BR"/>
        </w:rPr>
        <w:t xml:space="preserve"> </w:t>
      </w:r>
      <w:r w:rsidRPr="00A87E9E">
        <w:rPr>
          <w:rFonts w:cs="Times New Roman"/>
          <w:lang w:val="pt-BR"/>
        </w:rPr>
        <w:t>legislação vigente. Ainda, para a obtenção de grau, o discente deverá estar em dia com a</w:t>
      </w:r>
      <w:r w:rsidR="00FA77F5" w:rsidRPr="00A87E9E">
        <w:rPr>
          <w:rFonts w:cs="Times New Roman"/>
          <w:lang w:val="pt-BR"/>
        </w:rPr>
        <w:t xml:space="preserve"> </w:t>
      </w:r>
      <w:r w:rsidRPr="00A87E9E">
        <w:rPr>
          <w:rFonts w:cs="Times New Roman"/>
          <w:lang w:val="pt-BR"/>
        </w:rPr>
        <w:t>Biblioteca e demais setores com os quais tenha realizado empréstimo ou acesso a materiais</w:t>
      </w:r>
      <w:r w:rsidR="00FA77F5" w:rsidRPr="00A87E9E">
        <w:rPr>
          <w:rFonts w:cs="Times New Roman"/>
          <w:lang w:val="pt-BR"/>
        </w:rPr>
        <w:t xml:space="preserve"> </w:t>
      </w:r>
      <w:r w:rsidRPr="00A87E9E">
        <w:rPr>
          <w:rFonts w:cs="Times New Roman"/>
          <w:lang w:val="pt-BR"/>
        </w:rPr>
        <w:t>didáticos.</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bookmarkStart w:id="129" w:name="_Toc391299581"/>
      <w:r w:rsidRPr="00A87E9E">
        <w:rPr>
          <w:kern w:val="0"/>
        </w:rPr>
        <w:t>O</w:t>
      </w:r>
      <w:r w:rsidR="00FA77F5" w:rsidRPr="00A87E9E">
        <w:rPr>
          <w:kern w:val="0"/>
        </w:rPr>
        <w:t xml:space="preserve">btenção de </w:t>
      </w:r>
      <w:r w:rsidRPr="00A87E9E">
        <w:rPr>
          <w:kern w:val="0"/>
        </w:rPr>
        <w:t>N</w:t>
      </w:r>
      <w:r w:rsidR="00FA77F5" w:rsidRPr="00A87E9E">
        <w:rPr>
          <w:kern w:val="0"/>
        </w:rPr>
        <w:t>ovo</w:t>
      </w:r>
      <w:r w:rsidRPr="00A87E9E">
        <w:rPr>
          <w:kern w:val="0"/>
        </w:rPr>
        <w:t xml:space="preserve"> T</w:t>
      </w:r>
      <w:r w:rsidR="00FA77F5" w:rsidRPr="00A87E9E">
        <w:rPr>
          <w:kern w:val="0"/>
        </w:rPr>
        <w:t>ítulo</w:t>
      </w:r>
      <w:r w:rsidRPr="00A87E9E">
        <w:rPr>
          <w:kern w:val="0"/>
        </w:rPr>
        <w:t>- P</w:t>
      </w:r>
      <w:r w:rsidR="00FA77F5" w:rsidRPr="00A87E9E">
        <w:rPr>
          <w:kern w:val="0"/>
        </w:rPr>
        <w:t>ortador de</w:t>
      </w:r>
      <w:r w:rsidRPr="00A87E9E">
        <w:rPr>
          <w:kern w:val="0"/>
        </w:rPr>
        <w:t xml:space="preserve"> D</w:t>
      </w:r>
      <w:r w:rsidR="00FA77F5" w:rsidRPr="00A87E9E">
        <w:rPr>
          <w:kern w:val="0"/>
        </w:rPr>
        <w:t>iploma</w:t>
      </w:r>
      <w:bookmarkEnd w:id="129"/>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FA77F5" w:rsidRPr="00A87E9E" w:rsidRDefault="005B4ADA" w:rsidP="00FA77F5">
      <w:pPr>
        <w:spacing w:line="360" w:lineRule="auto"/>
        <w:ind w:firstLine="706"/>
        <w:jc w:val="both"/>
        <w:rPr>
          <w:rFonts w:cs="Times New Roman"/>
          <w:lang w:val="pt-BR"/>
        </w:rPr>
      </w:pPr>
      <w:r w:rsidRPr="00A87E9E">
        <w:rPr>
          <w:rFonts w:cs="Times New Roman"/>
          <w:lang w:val="pt-BR"/>
        </w:rPr>
        <w:t xml:space="preserve">Conforme regimento interno dos cursos superiores do IFSULDEMINAS </w:t>
      </w:r>
      <w:r w:rsidR="00FA77F5" w:rsidRPr="00A87E9E">
        <w:rPr>
          <w:rFonts w:cs="Times New Roman"/>
          <w:lang w:val="pt-BR"/>
        </w:rPr>
        <w:t>–</w:t>
      </w:r>
      <w:r w:rsidRPr="00A87E9E">
        <w:rPr>
          <w:rFonts w:cs="Times New Roman"/>
          <w:lang w:val="pt-BR"/>
        </w:rPr>
        <w:t xml:space="preserve"> </w:t>
      </w:r>
      <w:r w:rsidR="00FA77F5" w:rsidRPr="00A87E9E">
        <w:rPr>
          <w:rFonts w:cs="Times New Roman"/>
          <w:lang w:val="pt-BR"/>
        </w:rPr>
        <w:t xml:space="preserve">campus </w:t>
      </w:r>
      <w:r w:rsidRPr="00A87E9E">
        <w:rPr>
          <w:rFonts w:cs="Times New Roman"/>
          <w:lang w:val="pt-BR"/>
        </w:rPr>
        <w:t>Machado, para ingressar em cursos da instituição em que o candidato seja portador de</w:t>
      </w:r>
      <w:r w:rsidR="00FA77F5" w:rsidRPr="00A87E9E">
        <w:rPr>
          <w:rFonts w:cs="Times New Roman"/>
          <w:lang w:val="pt-BR"/>
        </w:rPr>
        <w:t xml:space="preserve"> </w:t>
      </w:r>
      <w:r w:rsidRPr="00A87E9E">
        <w:rPr>
          <w:rFonts w:cs="Times New Roman"/>
          <w:lang w:val="pt-BR"/>
        </w:rPr>
        <w:lastRenderedPageBreak/>
        <w:t>diploma de nível superior, devidamente reconhecido pelo MEC, este processo será</w:t>
      </w:r>
      <w:r w:rsidR="00FA77F5" w:rsidRPr="00A87E9E">
        <w:rPr>
          <w:rFonts w:cs="Times New Roman"/>
          <w:lang w:val="pt-BR"/>
        </w:rPr>
        <w:t xml:space="preserve"> </w:t>
      </w:r>
      <w:r w:rsidRPr="00A87E9E">
        <w:rPr>
          <w:rFonts w:cs="Times New Roman"/>
          <w:lang w:val="pt-BR"/>
        </w:rPr>
        <w:t>condicionado à existência da vaga no curso pretendido. Caso o número de candidatos seja</w:t>
      </w:r>
      <w:r w:rsidR="00FA77F5" w:rsidRPr="00A87E9E">
        <w:rPr>
          <w:rFonts w:cs="Times New Roman"/>
          <w:lang w:val="pt-BR"/>
        </w:rPr>
        <w:t xml:space="preserve"> </w:t>
      </w:r>
      <w:r w:rsidRPr="00A87E9E">
        <w:rPr>
          <w:rFonts w:cs="Times New Roman"/>
          <w:lang w:val="pt-BR"/>
        </w:rPr>
        <w:t>superior ao número de vagas, será feita análise do histórico escolar, sendo aceito o candidato</w:t>
      </w:r>
      <w:r w:rsidR="00FA77F5" w:rsidRPr="00A87E9E">
        <w:rPr>
          <w:rFonts w:cs="Times New Roman"/>
          <w:lang w:val="pt-BR"/>
        </w:rPr>
        <w:t xml:space="preserve"> </w:t>
      </w:r>
      <w:r w:rsidRPr="00A87E9E">
        <w:rPr>
          <w:rFonts w:cs="Times New Roman"/>
          <w:lang w:val="pt-BR"/>
        </w:rPr>
        <w:t>que obtiver maior carga horária aproveitável na modalidade ou ênfase pretendida, em caso de</w:t>
      </w:r>
      <w:r w:rsidR="00FA77F5" w:rsidRPr="00A87E9E">
        <w:rPr>
          <w:rFonts w:cs="Times New Roman"/>
          <w:lang w:val="pt-BR"/>
        </w:rPr>
        <w:t xml:space="preserve"> </w:t>
      </w:r>
      <w:r w:rsidRPr="00A87E9E">
        <w:rPr>
          <w:rFonts w:cs="Times New Roman"/>
          <w:lang w:val="pt-BR"/>
        </w:rPr>
        <w:t>empate, a vaga será concedida ao solicitante que obtiver maior coeficiente de rendimento</w:t>
      </w:r>
      <w:r w:rsidR="00FA77F5" w:rsidRPr="00A87E9E">
        <w:rPr>
          <w:rFonts w:cs="Times New Roman"/>
          <w:lang w:val="pt-BR"/>
        </w:rPr>
        <w:t xml:space="preserve"> </w:t>
      </w:r>
      <w:r w:rsidRPr="00A87E9E">
        <w:rPr>
          <w:rFonts w:cs="Times New Roman"/>
          <w:lang w:val="pt-BR"/>
        </w:rPr>
        <w:t>escolar no total de disciplinas cursadas.</w:t>
      </w:r>
      <w:r w:rsidR="00FA77F5" w:rsidRPr="00A87E9E">
        <w:rPr>
          <w:rFonts w:cs="Times New Roman"/>
          <w:lang w:val="pt-BR"/>
        </w:rPr>
        <w:t xml:space="preserve"> </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 xml:space="preserve">A oferta de vagas e a(s) sistemática(s) de ingresso no IFSULDEMINAS </w:t>
      </w:r>
      <w:r w:rsidR="00FA77F5" w:rsidRPr="00A87E9E">
        <w:rPr>
          <w:rFonts w:cs="Times New Roman"/>
          <w:lang w:val="pt-BR"/>
        </w:rPr>
        <w:t>–</w:t>
      </w:r>
      <w:r w:rsidRPr="00A87E9E">
        <w:rPr>
          <w:rFonts w:cs="Times New Roman"/>
          <w:lang w:val="pt-BR"/>
        </w:rPr>
        <w:t xml:space="preserve"> câmpus</w:t>
      </w:r>
      <w:r w:rsidR="00FA77F5" w:rsidRPr="00A87E9E">
        <w:rPr>
          <w:rFonts w:cs="Times New Roman"/>
          <w:lang w:val="pt-BR"/>
        </w:rPr>
        <w:t xml:space="preserve"> </w:t>
      </w:r>
      <w:r w:rsidRPr="00A87E9E">
        <w:rPr>
          <w:rFonts w:cs="Times New Roman"/>
          <w:lang w:val="pt-BR"/>
        </w:rPr>
        <w:t>Machado será (ão) dimensionada(s) a cada período letivo, em projeto específico a ser</w:t>
      </w:r>
      <w:r w:rsidR="00FA77F5" w:rsidRPr="00A87E9E">
        <w:rPr>
          <w:rFonts w:cs="Times New Roman"/>
          <w:lang w:val="pt-BR"/>
        </w:rPr>
        <w:t xml:space="preserve"> </w:t>
      </w:r>
      <w:r w:rsidRPr="00A87E9E">
        <w:rPr>
          <w:rFonts w:cs="Times New Roman"/>
          <w:lang w:val="pt-BR"/>
        </w:rPr>
        <w:t>aprovado pelo Conselho Superior da Instituição.</w:t>
      </w:r>
    </w:p>
    <w:p w:rsidR="00FA77F5" w:rsidRPr="00A87E9E" w:rsidRDefault="00FA77F5" w:rsidP="005B4ADA">
      <w:pPr>
        <w:widowControl/>
        <w:suppressAutoHyphens w:val="0"/>
        <w:autoSpaceDE w:val="0"/>
        <w:adjustRightInd w:val="0"/>
        <w:textAlignment w:val="auto"/>
        <w:rPr>
          <w:rFonts w:cs="Times New Roman"/>
          <w:kern w:val="0"/>
          <w:sz w:val="23"/>
          <w:szCs w:val="23"/>
          <w:lang w:val="pt-BR" w:eastAsia="pt-BR" w:bidi="ar-SA"/>
        </w:rPr>
      </w:pPr>
    </w:p>
    <w:p w:rsidR="005B4ADA" w:rsidRPr="00A87E9E" w:rsidRDefault="005B4ADA" w:rsidP="00FA77F5">
      <w:pPr>
        <w:pStyle w:val="PPCs"/>
        <w:rPr>
          <w:kern w:val="0"/>
        </w:rPr>
      </w:pPr>
      <w:r w:rsidRPr="00A87E9E">
        <w:rPr>
          <w:kern w:val="0"/>
        </w:rPr>
        <w:t xml:space="preserve"> </w:t>
      </w:r>
      <w:bookmarkStart w:id="130" w:name="_Toc391299582"/>
      <w:r w:rsidRPr="00A87E9E">
        <w:rPr>
          <w:kern w:val="0"/>
        </w:rPr>
        <w:t>T</w:t>
      </w:r>
      <w:r w:rsidR="00FA77F5" w:rsidRPr="00A87E9E">
        <w:rPr>
          <w:kern w:val="0"/>
        </w:rPr>
        <w:t>ransferências</w:t>
      </w:r>
      <w:r w:rsidRPr="00A87E9E">
        <w:rPr>
          <w:kern w:val="0"/>
        </w:rPr>
        <w:t xml:space="preserve"> E</w:t>
      </w:r>
      <w:r w:rsidR="00FA77F5" w:rsidRPr="00A87E9E">
        <w:rPr>
          <w:kern w:val="0"/>
        </w:rPr>
        <w:t>xterna e</w:t>
      </w:r>
      <w:r w:rsidRPr="00A87E9E">
        <w:rPr>
          <w:kern w:val="0"/>
        </w:rPr>
        <w:t xml:space="preserve"> I</w:t>
      </w:r>
      <w:r w:rsidR="00FA77F5" w:rsidRPr="00A87E9E">
        <w:rPr>
          <w:kern w:val="0"/>
        </w:rPr>
        <w:t>nterna</w:t>
      </w:r>
      <w:bookmarkEnd w:id="130"/>
    </w:p>
    <w:p w:rsidR="00FA77F5" w:rsidRPr="00A87E9E" w:rsidRDefault="00FA77F5" w:rsidP="005B4ADA">
      <w:pPr>
        <w:widowControl/>
        <w:suppressAutoHyphens w:val="0"/>
        <w:autoSpaceDE w:val="0"/>
        <w:adjustRightInd w:val="0"/>
        <w:textAlignment w:val="auto"/>
        <w:rPr>
          <w:rFonts w:cs="Times New Roman"/>
          <w:b/>
          <w:bCs/>
          <w:kern w:val="0"/>
          <w:sz w:val="23"/>
          <w:szCs w:val="23"/>
          <w:lang w:val="pt-BR" w:eastAsia="pt-BR" w:bidi="ar-SA"/>
        </w:rPr>
      </w:pPr>
    </w:p>
    <w:p w:rsidR="005B4ADA" w:rsidRPr="00A87E9E" w:rsidRDefault="005B4ADA" w:rsidP="00FA77F5">
      <w:pPr>
        <w:spacing w:line="360" w:lineRule="auto"/>
        <w:ind w:firstLine="706"/>
        <w:jc w:val="both"/>
        <w:rPr>
          <w:rFonts w:cs="Times New Roman"/>
          <w:lang w:val="pt-BR"/>
        </w:rPr>
      </w:pPr>
      <w:r w:rsidRPr="00A87E9E">
        <w:rPr>
          <w:rFonts w:cs="Times New Roman"/>
          <w:lang w:val="pt-BR"/>
        </w:rPr>
        <w:t>Os pedidos de transferência interna e externa serão avaliados de acordo com o</w:t>
      </w:r>
      <w:r w:rsidR="00FA77F5" w:rsidRPr="00A87E9E">
        <w:rPr>
          <w:rFonts w:cs="Times New Roman"/>
          <w:lang w:val="pt-BR"/>
        </w:rPr>
        <w:t xml:space="preserve"> </w:t>
      </w:r>
      <w:r w:rsidRPr="00A87E9E">
        <w:rPr>
          <w:rFonts w:cs="Times New Roman"/>
          <w:lang w:val="pt-BR"/>
        </w:rPr>
        <w:t>Regimento dos Cursos Superiores do IFSULDEMINAS câmpus Machado, como segue:</w:t>
      </w:r>
    </w:p>
    <w:p w:rsidR="00FA77F5" w:rsidRPr="00A87E9E" w:rsidRDefault="005B4ADA" w:rsidP="00FA77F5">
      <w:pPr>
        <w:spacing w:line="360" w:lineRule="auto"/>
        <w:ind w:firstLine="706"/>
        <w:jc w:val="both"/>
        <w:rPr>
          <w:rFonts w:cs="Times New Roman"/>
          <w:lang w:val="pt-BR"/>
        </w:rPr>
      </w:pPr>
      <w:r w:rsidRPr="00A87E9E">
        <w:rPr>
          <w:rFonts w:cs="Times New Roman"/>
          <w:lang w:val="pt-BR"/>
        </w:rPr>
        <w:t>A aceitação de transferência de alunos de instituições congêneres de ensino superior,</w:t>
      </w:r>
      <w:r w:rsidR="00FA77F5" w:rsidRPr="00A87E9E">
        <w:rPr>
          <w:rFonts w:cs="Times New Roman"/>
          <w:lang w:val="pt-BR"/>
        </w:rPr>
        <w:t xml:space="preserve"> </w:t>
      </w:r>
      <w:r w:rsidRPr="00A87E9E">
        <w:rPr>
          <w:rFonts w:cs="Times New Roman"/>
          <w:lang w:val="pt-BR"/>
        </w:rPr>
        <w:t>em curso similar ou área afim, estará condicionada à disponibilidade de vagas e análise de</w:t>
      </w:r>
      <w:r w:rsidR="00FA77F5" w:rsidRPr="00A87E9E">
        <w:rPr>
          <w:rFonts w:cs="Times New Roman"/>
          <w:lang w:val="pt-BR"/>
        </w:rPr>
        <w:t xml:space="preserve"> </w:t>
      </w:r>
      <w:r w:rsidRPr="00A87E9E">
        <w:rPr>
          <w:rFonts w:cs="Times New Roman"/>
          <w:lang w:val="pt-BR"/>
        </w:rPr>
        <w:t>compatibilidade curricular. Caso haja maior número de interessados do que de vagas, a</w:t>
      </w:r>
      <w:r w:rsidR="00FA77F5" w:rsidRPr="00A87E9E">
        <w:rPr>
          <w:rFonts w:cs="Times New Roman"/>
          <w:lang w:val="pt-BR"/>
        </w:rPr>
        <w:t xml:space="preserve"> </w:t>
      </w:r>
      <w:r w:rsidRPr="00A87E9E">
        <w:rPr>
          <w:rFonts w:cs="Times New Roman"/>
          <w:lang w:val="pt-BR"/>
        </w:rPr>
        <w:t>avaliação será feita através de análise do histórico escolar.</w:t>
      </w:r>
      <w:r w:rsidR="00FA77F5" w:rsidRPr="00A87E9E">
        <w:rPr>
          <w:rFonts w:cs="Times New Roman"/>
          <w:lang w:val="pt-BR"/>
        </w:rPr>
        <w:t xml:space="preserve"> </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Os pedidos de transferência serão recebidos somente no prazo estabelecido no</w:t>
      </w:r>
      <w:r w:rsidR="00FA77F5" w:rsidRPr="00A87E9E">
        <w:rPr>
          <w:rFonts w:cs="Times New Roman"/>
          <w:lang w:val="pt-BR"/>
        </w:rPr>
        <w:t xml:space="preserve"> </w:t>
      </w:r>
      <w:r w:rsidRPr="00A87E9E">
        <w:rPr>
          <w:rFonts w:cs="Times New Roman"/>
          <w:lang w:val="pt-BR"/>
        </w:rPr>
        <w:t>calendário acadêmico, salvo nos casos previstos em Lei ou por motivo justo e devidamente</w:t>
      </w:r>
      <w:r w:rsidR="00FA77F5" w:rsidRPr="00A87E9E">
        <w:rPr>
          <w:rFonts w:cs="Times New Roman"/>
          <w:lang w:val="pt-BR"/>
        </w:rPr>
        <w:t xml:space="preserve"> </w:t>
      </w:r>
      <w:r w:rsidRPr="00A87E9E">
        <w:rPr>
          <w:rFonts w:cs="Times New Roman"/>
          <w:lang w:val="pt-BR"/>
        </w:rPr>
        <w:t>comprovado, a critério do Diretor Geral com aprovação do Colegiado do curso, sem prejuízo</w:t>
      </w:r>
      <w:r w:rsidR="00FA77F5" w:rsidRPr="00A87E9E">
        <w:rPr>
          <w:rFonts w:cs="Times New Roman"/>
          <w:lang w:val="pt-BR"/>
        </w:rPr>
        <w:t xml:space="preserve"> </w:t>
      </w:r>
      <w:r w:rsidRPr="00A87E9E">
        <w:rPr>
          <w:rFonts w:cs="Times New Roman"/>
          <w:lang w:val="pt-BR"/>
        </w:rPr>
        <w:t>da análise curricular.</w:t>
      </w:r>
    </w:p>
    <w:p w:rsidR="005B4ADA" w:rsidRPr="00A87E9E" w:rsidRDefault="005B4ADA" w:rsidP="00FA77F5">
      <w:pPr>
        <w:spacing w:line="360" w:lineRule="auto"/>
        <w:ind w:firstLine="706"/>
        <w:jc w:val="both"/>
        <w:rPr>
          <w:rFonts w:cs="Times New Roman"/>
          <w:lang w:val="pt-BR"/>
        </w:rPr>
      </w:pPr>
      <w:r w:rsidRPr="00A87E9E">
        <w:rPr>
          <w:rFonts w:cs="Times New Roman"/>
          <w:lang w:val="pt-BR"/>
        </w:rPr>
        <w:t>Não serão aceitas transferências para o semestre inicial quando o ingresso a ele se der</w:t>
      </w:r>
      <w:r w:rsidR="00FA77F5" w:rsidRPr="00A87E9E">
        <w:rPr>
          <w:rFonts w:cs="Times New Roman"/>
          <w:lang w:val="pt-BR"/>
        </w:rPr>
        <w:t xml:space="preserve"> </w:t>
      </w:r>
      <w:r w:rsidRPr="00A87E9E">
        <w:rPr>
          <w:rFonts w:cs="Times New Roman"/>
          <w:lang w:val="pt-BR"/>
        </w:rPr>
        <w:t>através de exames classificatórios, exceto nos casos previstos em lei, devidamente</w:t>
      </w:r>
      <w:r w:rsidR="00FA77F5" w:rsidRPr="00A87E9E">
        <w:rPr>
          <w:rFonts w:cs="Times New Roman"/>
          <w:lang w:val="pt-BR"/>
        </w:rPr>
        <w:t xml:space="preserve"> </w:t>
      </w:r>
      <w:r w:rsidRPr="00A87E9E">
        <w:rPr>
          <w:rFonts w:cs="Times New Roman"/>
          <w:lang w:val="pt-BR"/>
        </w:rPr>
        <w:t>caracterizados.</w:t>
      </w:r>
    </w:p>
    <w:p w:rsidR="005B4ADA" w:rsidRPr="00A87E9E" w:rsidRDefault="005B4ADA" w:rsidP="005B4ADA">
      <w:pPr>
        <w:spacing w:line="360" w:lineRule="auto"/>
        <w:ind w:firstLine="706"/>
        <w:jc w:val="both"/>
        <w:rPr>
          <w:rFonts w:cs="Times New Roman"/>
          <w:lang w:val="pt-BR"/>
        </w:rPr>
      </w:pPr>
      <w:r w:rsidRPr="00A87E9E">
        <w:rPr>
          <w:rFonts w:cs="Times New Roman"/>
          <w:lang w:val="pt-BR"/>
        </w:rPr>
        <w:t>A aceitação de transferência de estudantes oriundos de estabelecimentos estrangeiros,</w:t>
      </w:r>
      <w:r w:rsidR="00FA77F5" w:rsidRPr="00A87E9E">
        <w:rPr>
          <w:rFonts w:cs="Times New Roman"/>
          <w:lang w:val="pt-BR"/>
        </w:rPr>
        <w:t xml:space="preserve"> </w:t>
      </w:r>
      <w:r w:rsidRPr="00A87E9E">
        <w:rPr>
          <w:rFonts w:cs="Times New Roman"/>
          <w:lang w:val="pt-BR"/>
        </w:rPr>
        <w:t>inclusive aqueles amparados por acordos oficiais, dependerá do cumprimento, por parte do</w:t>
      </w:r>
      <w:r w:rsidR="00FA77F5" w:rsidRPr="00A87E9E">
        <w:rPr>
          <w:rFonts w:cs="Times New Roman"/>
          <w:lang w:val="pt-BR"/>
        </w:rPr>
        <w:t xml:space="preserve"> </w:t>
      </w:r>
      <w:r w:rsidRPr="00A87E9E">
        <w:rPr>
          <w:rFonts w:cs="Times New Roman"/>
          <w:lang w:val="pt-BR"/>
        </w:rPr>
        <w:t>interessado, de todos os requisitos legais vigentes e das normas exaradas neste documento.</w:t>
      </w:r>
    </w:p>
    <w:p w:rsidR="005B4ADA" w:rsidRPr="00A87E9E" w:rsidRDefault="005B4ADA" w:rsidP="005B4ADA">
      <w:pPr>
        <w:widowControl/>
        <w:suppressAutoHyphens w:val="0"/>
        <w:autoSpaceDE w:val="0"/>
        <w:adjustRightInd w:val="0"/>
        <w:spacing w:line="360" w:lineRule="auto"/>
        <w:jc w:val="both"/>
        <w:textAlignment w:val="auto"/>
        <w:rPr>
          <w:lang w:val="pt-BR"/>
        </w:rPr>
      </w:pPr>
    </w:p>
    <w:p w:rsidR="00EE76CA" w:rsidRPr="00A87E9E" w:rsidRDefault="00EE76CA" w:rsidP="00FA77F5">
      <w:pPr>
        <w:pStyle w:val="PPCs"/>
      </w:pPr>
      <w:bookmarkStart w:id="131" w:name="_Toc388901666"/>
      <w:bookmarkStart w:id="132" w:name="_Toc391299583"/>
      <w:r w:rsidRPr="00A87E9E">
        <w:t>Representação Estudantil</w:t>
      </w:r>
      <w:bookmarkEnd w:id="131"/>
      <w:bookmarkEnd w:id="132"/>
    </w:p>
    <w:p w:rsidR="0024703C" w:rsidRPr="00A87E9E" w:rsidRDefault="0024703C" w:rsidP="0024703C">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Entre os direitos dos estudantes do curso de Licenciatura em Computação, como todos os estudantes de cursos superiores do IFSULEMINAS – </w:t>
      </w:r>
      <w:r w:rsidR="000D2954" w:rsidRPr="00A87E9E">
        <w:rPr>
          <w:rFonts w:eastAsia="Times New Roman" w:cs="Times New Roman"/>
          <w:kern w:val="0"/>
          <w:lang w:val="pt-BR" w:eastAsia="pt-BR" w:bidi="ar-SA"/>
        </w:rPr>
        <w:t>Câmpus</w:t>
      </w:r>
      <w:r w:rsidRPr="00A87E9E">
        <w:rPr>
          <w:rFonts w:eastAsia="Times New Roman" w:cs="Times New Roman"/>
          <w:kern w:val="0"/>
          <w:lang w:val="pt-BR" w:eastAsia="pt-BR" w:bidi="ar-SA"/>
        </w:rPr>
        <w:t xml:space="preserve"> Machado, cita-se o direito a</w:t>
      </w:r>
    </w:p>
    <w:p w:rsidR="001308B6" w:rsidRPr="00A87E9E" w:rsidRDefault="0024703C" w:rsidP="003549D5">
      <w:pPr>
        <w:widowControl/>
        <w:suppressAutoHyphens w:val="0"/>
        <w:autoSpaceDN/>
        <w:spacing w:line="360" w:lineRule="auto"/>
        <w:jc w:val="both"/>
        <w:textAlignment w:val="auto"/>
        <w:rPr>
          <w:rFonts w:eastAsia="Times New Roman" w:cs="Times New Roman"/>
          <w:color w:val="000000"/>
          <w:lang w:val="pt"/>
        </w:rPr>
      </w:pPr>
      <w:r w:rsidRPr="00A87E9E">
        <w:rPr>
          <w:rFonts w:eastAsia="Times New Roman" w:cs="Times New Roman"/>
          <w:kern w:val="0"/>
          <w:lang w:val="pt-BR" w:eastAsia="pt-BR" w:bidi="ar-SA"/>
        </w:rPr>
        <w:lastRenderedPageBreak/>
        <w:t xml:space="preserve">a </w:t>
      </w:r>
      <w:r w:rsidRPr="00A87E9E">
        <w:rPr>
          <w:rFonts w:eastAsia="Times New Roman" w:cs="Times New Roman"/>
          <w:lang w:val="pt"/>
        </w:rPr>
        <w:t>partici</w:t>
      </w:r>
      <w:r w:rsidRPr="00A87E9E">
        <w:rPr>
          <w:rFonts w:eastAsia="Times New Roman" w:cs="Times New Roman"/>
          <w:color w:val="000000"/>
          <w:lang w:val="pt"/>
        </w:rPr>
        <w:t>par de eleições e atividades de órgãos de representação estudantil, votando e/ou sendo votado, conforme regulamentação vigente.</w:t>
      </w:r>
    </w:p>
    <w:p w:rsidR="003549D5" w:rsidRPr="00A87E9E" w:rsidRDefault="003549D5" w:rsidP="003549D5">
      <w:pPr>
        <w:widowControl/>
        <w:suppressAutoHyphens w:val="0"/>
        <w:autoSpaceDN/>
        <w:spacing w:line="360" w:lineRule="auto"/>
        <w:jc w:val="both"/>
        <w:textAlignment w:val="auto"/>
        <w:rPr>
          <w:rFonts w:eastAsia="Times New Roman" w:cs="Times New Roman"/>
          <w:kern w:val="0"/>
          <w:lang w:val="pt-BR" w:eastAsia="pt-BR" w:bidi="ar-SA"/>
        </w:rPr>
      </w:pPr>
      <w:r w:rsidRPr="00A87E9E">
        <w:rPr>
          <w:rFonts w:eastAsia="Times New Roman" w:cs="Times New Roman"/>
          <w:color w:val="000000"/>
          <w:lang w:val="pt"/>
        </w:rPr>
        <w:tab/>
        <w:t xml:space="preserve">Através de eleição entre os pares, cada turma do curso de </w:t>
      </w:r>
      <w:r w:rsidRPr="00A87E9E">
        <w:rPr>
          <w:rFonts w:eastAsia="Times New Roman" w:cs="Times New Roman"/>
          <w:kern w:val="0"/>
          <w:lang w:val="pt-BR" w:eastAsia="pt-BR" w:bidi="ar-SA"/>
        </w:rPr>
        <w:t xml:space="preserve">Licenciatura em Computação elege um representante e um vice-representante da turma para participação e representação dos interesses dos alunos do curso. </w:t>
      </w:r>
    </w:p>
    <w:p w:rsidR="00CA2328" w:rsidRPr="00A87E9E" w:rsidRDefault="003549D5" w:rsidP="00CA2328">
      <w:pPr>
        <w:widowControl/>
        <w:suppressAutoHyphens w:val="0"/>
        <w:autoSpaceDN/>
        <w:spacing w:line="360" w:lineRule="auto"/>
        <w:ind w:firstLine="706"/>
        <w:jc w:val="both"/>
        <w:textAlignment w:val="auto"/>
      </w:pPr>
      <w:r w:rsidRPr="00A87E9E">
        <w:t xml:space="preserve">O Colegiado do curso de </w:t>
      </w:r>
      <w:r w:rsidR="008018E1" w:rsidRPr="00A87E9E">
        <w:rPr>
          <w:rFonts w:eastAsia="Times New Roman" w:cs="Times New Roman"/>
          <w:kern w:val="0"/>
          <w:lang w:val="pt-BR" w:eastAsia="pt-BR" w:bidi="ar-SA"/>
        </w:rPr>
        <w:t xml:space="preserve">Licenciatura em Computação </w:t>
      </w:r>
      <w:r w:rsidR="008018E1" w:rsidRPr="00A87E9E">
        <w:t xml:space="preserve">tem </w:t>
      </w:r>
      <w:r w:rsidRPr="00A87E9E">
        <w:t>função normativa, deliberativo, executivo e consultivo</w:t>
      </w:r>
      <w:r w:rsidR="008018E1" w:rsidRPr="00A87E9E">
        <w:t xml:space="preserve"> e tem em sua</w:t>
      </w:r>
      <w:r w:rsidRPr="00A87E9E">
        <w:t xml:space="preserve"> composição</w:t>
      </w:r>
      <w:r w:rsidRPr="00A87E9E">
        <w:rPr>
          <w:rFonts w:cs="Times New Roman"/>
          <w:lang w:val="pt-BR"/>
        </w:rPr>
        <w:t xml:space="preserve"> um presidente (cargo ocupado pelo coordenador do curso), dois docentes da área básica, três docentes da área profissionalizante e dois representantes dos discentes. </w:t>
      </w:r>
      <w:r w:rsidR="00CA2328" w:rsidRPr="00A87E9E">
        <w:rPr>
          <w:rFonts w:cs="Times New Roman"/>
          <w:lang w:val="pt-BR"/>
        </w:rPr>
        <w:t xml:space="preserve"> </w:t>
      </w:r>
      <w:r w:rsidR="00CA2328" w:rsidRPr="00A87E9E">
        <w:t xml:space="preserve">A representação discente tem mandato de 1 (um) ano sendo eleita pelo segmento, que também elegerá os suplentes. O Diretor-Geral do </w:t>
      </w:r>
      <w:r w:rsidR="000D2954" w:rsidRPr="00A87E9E">
        <w:rPr>
          <w:iCs/>
        </w:rPr>
        <w:t>câmpus</w:t>
      </w:r>
      <w:r w:rsidR="00CA2328" w:rsidRPr="00A87E9E">
        <w:rPr>
          <w:i/>
          <w:iCs/>
        </w:rPr>
        <w:t xml:space="preserve"> </w:t>
      </w:r>
      <w:r w:rsidR="00CA2328" w:rsidRPr="00A87E9E">
        <w:t>emite Portaria compondo o Colegiado do Curso, após serem realizadas as eleições de seus representantes.</w:t>
      </w:r>
    </w:p>
    <w:p w:rsidR="00AF3C48" w:rsidRPr="00A87E9E" w:rsidRDefault="00AF3C48" w:rsidP="00CA2328">
      <w:pPr>
        <w:widowControl/>
        <w:suppressAutoHyphens w:val="0"/>
        <w:autoSpaceDN/>
        <w:spacing w:line="360" w:lineRule="auto"/>
        <w:ind w:firstLine="706"/>
        <w:jc w:val="both"/>
        <w:textAlignment w:val="auto"/>
      </w:pPr>
      <w:r w:rsidRPr="00A87E9E">
        <w:t xml:space="preserve">Periodicamente os alunos têm a oportunidade de participação no processo eleitoral para composição do Conselhor Superior do IFSULDEMINAS – </w:t>
      </w:r>
      <w:r w:rsidR="000D2954" w:rsidRPr="00A87E9E">
        <w:t>Câmpus</w:t>
      </w:r>
      <w:r w:rsidRPr="00A87E9E">
        <w:t xml:space="preserve"> Machado.</w:t>
      </w:r>
    </w:p>
    <w:p w:rsidR="00AF3C48" w:rsidRPr="00A87E9E" w:rsidRDefault="00AF3C48" w:rsidP="00CA2328">
      <w:pPr>
        <w:widowControl/>
        <w:suppressAutoHyphens w:val="0"/>
        <w:autoSpaceDN/>
        <w:spacing w:line="360" w:lineRule="auto"/>
        <w:ind w:firstLine="706"/>
        <w:jc w:val="both"/>
        <w:textAlignment w:val="auto"/>
      </w:pPr>
    </w:p>
    <w:p w:rsidR="00EE76CA" w:rsidRPr="00A87E9E" w:rsidRDefault="00EE76CA" w:rsidP="00FA77F5">
      <w:pPr>
        <w:pStyle w:val="PPCs"/>
      </w:pPr>
      <w:bookmarkStart w:id="133" w:name="_Toc388901667"/>
      <w:bookmarkStart w:id="134" w:name="_Toc391299584"/>
      <w:r w:rsidRPr="00A87E9E">
        <w:t>Apoio aos Discentes</w:t>
      </w:r>
      <w:bookmarkEnd w:id="133"/>
      <w:bookmarkEnd w:id="134"/>
    </w:p>
    <w:p w:rsidR="00AF73A5"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N</w:t>
      </w:r>
      <w:r w:rsidR="00CF201D" w:rsidRPr="00A87E9E">
        <w:rPr>
          <w:rFonts w:eastAsia="Times New Roman" w:cs="Times New Roman"/>
          <w:kern w:val="0"/>
          <w:lang w:val="pt-BR" w:eastAsia="pt-BR" w:bidi="ar-SA"/>
        </w:rPr>
        <w:t>o primeiro período do curso</w:t>
      </w:r>
      <w:r w:rsidRPr="00A87E9E">
        <w:rPr>
          <w:rFonts w:eastAsia="Times New Roman" w:cs="Times New Roman"/>
          <w:kern w:val="0"/>
          <w:lang w:val="pt-BR" w:eastAsia="pt-BR" w:bidi="ar-SA"/>
        </w:rPr>
        <w:t>, o coordenador e os professores do curso</w:t>
      </w:r>
      <w:r w:rsidR="007318F4" w:rsidRPr="00A87E9E">
        <w:rPr>
          <w:rFonts w:eastAsia="Times New Roman" w:cs="Times New Roman"/>
          <w:kern w:val="0"/>
          <w:lang w:val="pt-BR" w:eastAsia="pt-BR" w:bidi="ar-SA"/>
        </w:rPr>
        <w:t xml:space="preserve"> de Licenciatura em Computação </w:t>
      </w:r>
      <w:r w:rsidRPr="00A87E9E">
        <w:rPr>
          <w:rFonts w:eastAsia="Times New Roman" w:cs="Times New Roman"/>
          <w:kern w:val="0"/>
          <w:lang w:val="pt-BR" w:eastAsia="pt-BR" w:bidi="ar-SA"/>
        </w:rPr>
        <w:t xml:space="preserve">informam os alunos novatos sobre as características do curso no qual estão ingressando e as aptidões que devem ter para alcançar sucesso no mesmo. Durante este contato, também são comparadas as diferenças entre os vários tipos de cursos existentes na área de computação, bem como as características dos profissionais egressos de cursos como Ciência da Computação, Engenharia da Computação, Sistemas de Informação e Licenciatura em Computação. </w:t>
      </w:r>
    </w:p>
    <w:p w:rsidR="00E22D07"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Para apoio constante ao discente, todos os professores do curso são orientados a estabelecer horários fixos de atendimento para esclarecimento de dúvidas e apoio complementar aos conteúdos tratados em sala de aula. </w:t>
      </w:r>
    </w:p>
    <w:p w:rsidR="00E22D07" w:rsidRPr="00A87E9E" w:rsidRDefault="00E22D07"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O </w:t>
      </w:r>
      <w:r w:rsidR="000D2954" w:rsidRPr="00A87E9E">
        <w:rPr>
          <w:rFonts w:eastAsia="Times New Roman" w:cs="Times New Roman"/>
          <w:kern w:val="0"/>
          <w:lang w:val="pt-BR" w:eastAsia="pt-BR" w:bidi="ar-SA"/>
        </w:rPr>
        <w:t>câmpus</w:t>
      </w:r>
      <w:r w:rsidRPr="00A87E9E">
        <w:rPr>
          <w:rFonts w:eastAsia="Times New Roman" w:cs="Times New Roman"/>
          <w:kern w:val="0"/>
          <w:lang w:val="pt-BR" w:eastAsia="pt-BR" w:bidi="ar-SA"/>
        </w:rPr>
        <w:t xml:space="preserve"> Machado</w:t>
      </w:r>
      <w:r w:rsidR="00AF73A5" w:rsidRPr="00A87E9E">
        <w:rPr>
          <w:rFonts w:eastAsia="Times New Roman" w:cs="Times New Roman"/>
          <w:kern w:val="0"/>
          <w:lang w:val="pt-BR" w:eastAsia="pt-BR" w:bidi="ar-SA"/>
        </w:rPr>
        <w:t xml:space="preserve"> conta com apoio didático aos discentes através dos plantões das pedagogas nos horários de funcionamento do curso bem como apoio pedagógico da Coordenadoria Geral de Assistência ao Educando (CGAE), um setor diretamente ligado ao discente, procurando oferecer-lhe o apoio necessário ao seu bem-estar. A equipe da CGAE tem como objetivo primordial a formação de cidadãos críticos e responsáveis. Para isso, busca intervir positivamente na formação dos alunos da instituição e proporcionar-lhes ambiente e condições adequadas ao seu processo de aprendizagem. </w:t>
      </w:r>
    </w:p>
    <w:p w:rsidR="00AF73A5" w:rsidRPr="00A87E9E" w:rsidRDefault="00AF73A5" w:rsidP="00AF73A5">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lastRenderedPageBreak/>
        <w:t xml:space="preserve">Coordenar, acompanhar, e avaliar o atendimento aos alunos bem como orientar aqueles que apresentam problemas que interferem no seu desempenho acadêmico e no cumprimento das normas disciplinares da instituição fazem parte das ações desenvolvidas pela CGAE. A CGAE disponibiliza aos seus alunos atendimentos psicológicos em grupos de orientação profissional além daqueles individuais quando solicitados. A atuação do psicólogo busca também aperfeiçoar a relação escola/educando/educador. </w:t>
      </w:r>
    </w:p>
    <w:p w:rsidR="00AF73A5" w:rsidRPr="00A87E9E" w:rsidRDefault="00AF73A5" w:rsidP="00F123D1">
      <w:pPr>
        <w:widowControl/>
        <w:suppressAutoHyphens w:val="0"/>
        <w:autoSpaceDN/>
        <w:spacing w:line="360" w:lineRule="auto"/>
        <w:ind w:firstLine="709"/>
        <w:jc w:val="both"/>
        <w:textAlignment w:val="auto"/>
        <w:rPr>
          <w:rFonts w:eastAsia="Times New Roman" w:cs="Times New Roman"/>
          <w:kern w:val="0"/>
          <w:lang w:val="pt-BR" w:eastAsia="pt-BR" w:bidi="ar-SA"/>
        </w:rPr>
      </w:pPr>
      <w:r w:rsidRPr="00A87E9E">
        <w:rPr>
          <w:rFonts w:eastAsia="Times New Roman" w:cs="Times New Roman"/>
          <w:kern w:val="0"/>
          <w:lang w:val="pt-BR" w:eastAsia="pt-BR" w:bidi="ar-SA"/>
        </w:rPr>
        <w:t xml:space="preserve">Como forma de apoio financeiro, o IFSULDEMINAS – </w:t>
      </w:r>
      <w:r w:rsidR="000D2954" w:rsidRPr="00A87E9E">
        <w:rPr>
          <w:rFonts w:eastAsia="Times New Roman" w:cs="Times New Roman"/>
          <w:kern w:val="0"/>
          <w:lang w:val="pt-BR" w:eastAsia="pt-BR" w:bidi="ar-SA"/>
        </w:rPr>
        <w:t>Câmpus</w:t>
      </w:r>
      <w:r w:rsidRPr="00A87E9E">
        <w:rPr>
          <w:rFonts w:eastAsia="Times New Roman" w:cs="Times New Roman"/>
          <w:kern w:val="0"/>
          <w:lang w:val="pt-BR" w:eastAsia="pt-BR" w:bidi="ar-SA"/>
        </w:rPr>
        <w:t xml:space="preserve"> Machado sempre oferece oportunidades aos discentes através da participação em processos seletivos de bolsas nas modalidades “</w:t>
      </w:r>
      <w:r w:rsidR="00CF201D" w:rsidRPr="00A87E9E">
        <w:rPr>
          <w:rFonts w:eastAsia="Times New Roman" w:cs="Times New Roman"/>
          <w:kern w:val="0"/>
          <w:lang w:val="pt-BR" w:eastAsia="pt-BR" w:bidi="ar-SA"/>
        </w:rPr>
        <w:t>Formação Extracurricular</w:t>
      </w:r>
      <w:r w:rsidRPr="00A87E9E">
        <w:rPr>
          <w:rFonts w:eastAsia="Times New Roman" w:cs="Times New Roman"/>
          <w:kern w:val="0"/>
          <w:lang w:val="pt-BR" w:eastAsia="pt-BR" w:bidi="ar-SA"/>
        </w:rPr>
        <w:t>” e “</w:t>
      </w:r>
      <w:r w:rsidR="00E22D07" w:rsidRPr="00A87E9E">
        <w:rPr>
          <w:rFonts w:eastAsia="Times New Roman" w:cs="Times New Roman"/>
          <w:kern w:val="0"/>
          <w:lang w:val="pt-BR" w:eastAsia="pt-BR" w:bidi="ar-SA"/>
        </w:rPr>
        <w:t>M</w:t>
      </w:r>
      <w:r w:rsidRPr="00A87E9E">
        <w:rPr>
          <w:rFonts w:eastAsia="Times New Roman" w:cs="Times New Roman"/>
          <w:kern w:val="0"/>
          <w:lang w:val="pt-BR" w:eastAsia="pt-BR" w:bidi="ar-SA"/>
        </w:rPr>
        <w:t xml:space="preserve">onitoria”, vagas de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 xml:space="preserve">stágio remunerado não-obrigatório, </w:t>
      </w:r>
      <w:r w:rsidR="00E22D07" w:rsidRPr="00A87E9E">
        <w:rPr>
          <w:rFonts w:eastAsia="Times New Roman" w:cs="Times New Roman"/>
          <w:kern w:val="0"/>
          <w:lang w:val="pt-BR" w:eastAsia="pt-BR" w:bidi="ar-SA"/>
        </w:rPr>
        <w:t>A</w:t>
      </w:r>
      <w:r w:rsidRPr="00A87E9E">
        <w:rPr>
          <w:rFonts w:eastAsia="Times New Roman" w:cs="Times New Roman"/>
          <w:kern w:val="0"/>
          <w:lang w:val="pt-BR" w:eastAsia="pt-BR" w:bidi="ar-SA"/>
        </w:rPr>
        <w:t xml:space="preserve">ssistência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 xml:space="preserve">studantil, participação em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rojetos de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esquisa financiados por órgãos de fomento e </w:t>
      </w:r>
      <w:r w:rsidR="00E22D07" w:rsidRPr="00A87E9E">
        <w:rPr>
          <w:rFonts w:eastAsia="Times New Roman" w:cs="Times New Roman"/>
          <w:kern w:val="0"/>
          <w:lang w:val="pt-BR" w:eastAsia="pt-BR" w:bidi="ar-SA"/>
        </w:rPr>
        <w:t>P</w:t>
      </w:r>
      <w:r w:rsidRPr="00A87E9E">
        <w:rPr>
          <w:rFonts w:eastAsia="Times New Roman" w:cs="Times New Roman"/>
          <w:kern w:val="0"/>
          <w:lang w:val="pt-BR" w:eastAsia="pt-BR" w:bidi="ar-SA"/>
        </w:rPr>
        <w:t xml:space="preserve">rojetos de </w:t>
      </w:r>
      <w:r w:rsidR="00E22D07" w:rsidRPr="00A87E9E">
        <w:rPr>
          <w:rFonts w:eastAsia="Times New Roman" w:cs="Times New Roman"/>
          <w:kern w:val="0"/>
          <w:lang w:val="pt-BR" w:eastAsia="pt-BR" w:bidi="ar-SA"/>
        </w:rPr>
        <w:t>E</w:t>
      </w:r>
      <w:r w:rsidRPr="00A87E9E">
        <w:rPr>
          <w:rFonts w:eastAsia="Times New Roman" w:cs="Times New Roman"/>
          <w:kern w:val="0"/>
          <w:lang w:val="pt-BR" w:eastAsia="pt-BR" w:bidi="ar-SA"/>
        </w:rPr>
        <w:t>xtensão com bolsas.</w:t>
      </w:r>
    </w:p>
    <w:p w:rsidR="007C3FD0" w:rsidRPr="00A87E9E" w:rsidRDefault="007C3FD0" w:rsidP="00F123D1">
      <w:pPr>
        <w:widowControl/>
        <w:suppressAutoHyphens w:val="0"/>
        <w:autoSpaceDN/>
        <w:spacing w:line="360" w:lineRule="auto"/>
        <w:ind w:firstLine="709"/>
        <w:jc w:val="both"/>
        <w:textAlignment w:val="auto"/>
        <w:rPr>
          <w:rFonts w:eastAsia="Times New Roman" w:cs="Times New Roman"/>
          <w:kern w:val="0"/>
          <w:lang w:val="pt-BR" w:eastAsia="pt-BR" w:bidi="ar-SA"/>
        </w:rPr>
      </w:pPr>
    </w:p>
    <w:p w:rsidR="001B2101" w:rsidRPr="00A87E9E" w:rsidRDefault="001B2101" w:rsidP="00A80AAD">
      <w:pPr>
        <w:ind w:firstLine="360"/>
      </w:pPr>
      <w:bookmarkStart w:id="135" w:name="_Toc320875674"/>
    </w:p>
    <w:p w:rsidR="001B2101" w:rsidRPr="00A87E9E" w:rsidRDefault="001B2101" w:rsidP="00A80AAD">
      <w:pPr>
        <w:ind w:firstLine="360"/>
      </w:pPr>
    </w:p>
    <w:p w:rsidR="00EE76CA" w:rsidRPr="00A87E9E" w:rsidRDefault="00EE76CA" w:rsidP="00E836D7">
      <w:pPr>
        <w:pStyle w:val="PPCs"/>
      </w:pPr>
      <w:bookmarkStart w:id="136" w:name="_Toc391299585"/>
      <w:r w:rsidRPr="00A87E9E">
        <w:t>Bibliografia Consultada</w:t>
      </w:r>
      <w:bookmarkEnd w:id="135"/>
      <w:bookmarkEnd w:id="136"/>
    </w:p>
    <w:p w:rsidR="00F956C9" w:rsidRPr="00A87E9E" w:rsidRDefault="00F956C9" w:rsidP="003232F1">
      <w:pPr>
        <w:spacing w:before="240" w:after="240"/>
        <w:ind w:firstLine="360"/>
        <w:rPr>
          <w:rFonts w:cs="Times New Roman"/>
          <w:b/>
          <w:bCs/>
          <w:kern w:val="1"/>
          <w:lang w:val="pt-BR" w:eastAsia="ar-SA" w:bidi="ar-SA"/>
        </w:rPr>
      </w:pPr>
    </w:p>
    <w:bookmarkEnd w:id="36"/>
    <w:p w:rsidR="001725D8" w:rsidRPr="00A87E9E" w:rsidRDefault="001725D8" w:rsidP="001725D8">
      <w:pPr>
        <w:widowControl/>
        <w:suppressAutoHyphens w:val="0"/>
        <w:autoSpaceDE w:val="0"/>
        <w:adjustRightInd w:val="0"/>
        <w:spacing w:before="240" w:after="240" w:line="360" w:lineRule="auto"/>
        <w:textAlignment w:val="auto"/>
        <w:rPr>
          <w:rFonts w:cs="Times New Roman"/>
          <w:lang w:val="pt-BR"/>
        </w:rPr>
      </w:pPr>
      <w:r w:rsidRPr="00A87E9E">
        <w:rPr>
          <w:rFonts w:cs="Times New Roman"/>
          <w:lang w:val="pt-BR"/>
        </w:rPr>
        <w:t xml:space="preserve">ALARCÃO, I. </w:t>
      </w:r>
      <w:r w:rsidRPr="00A87E9E">
        <w:rPr>
          <w:rFonts w:cs="Times New Roman"/>
          <w:b/>
          <w:lang w:val="pt-BR"/>
        </w:rPr>
        <w:t>Professores reflexivos em uma escola reflexiva.</w:t>
      </w:r>
      <w:r w:rsidRPr="00A87E9E">
        <w:rPr>
          <w:rFonts w:cs="Times New Roman"/>
          <w:lang w:val="pt-BR"/>
        </w:rPr>
        <w:t xml:space="preserve"> 8. ed. São Paulo: Cortez, 2011.</w:t>
      </w:r>
    </w:p>
    <w:p w:rsidR="001725D8" w:rsidRPr="00A87E9E" w:rsidRDefault="001725D8" w:rsidP="001725D8">
      <w:pPr>
        <w:spacing w:before="240" w:after="240" w:line="360" w:lineRule="auto"/>
        <w:rPr>
          <w:rFonts w:cs="Times New Roman"/>
        </w:rPr>
      </w:pPr>
      <w:r w:rsidRPr="00A87E9E">
        <w:rPr>
          <w:rFonts w:cs="Times New Roman"/>
          <w:lang w:val="pt-BR"/>
        </w:rPr>
        <w:t>AYRES, A. T.</w:t>
      </w:r>
      <w:r w:rsidRPr="00A87E9E">
        <w:rPr>
          <w:rFonts w:cs="Times New Roman"/>
          <w:b/>
          <w:lang w:val="pt-BR"/>
        </w:rPr>
        <w:t xml:space="preserve"> Prática pedagógica competente: ampliando os saberes do professor</w:t>
      </w:r>
      <w:r w:rsidRPr="00A87E9E">
        <w:rPr>
          <w:rFonts w:cs="Times New Roman"/>
          <w:lang w:val="pt-BR"/>
        </w:rPr>
        <w:t>. 5 ed. Petrópolis,RJ: Vozes, 2011.</w:t>
      </w:r>
    </w:p>
    <w:p w:rsidR="001725D8" w:rsidRPr="00A87E9E" w:rsidRDefault="001725D8" w:rsidP="001725D8">
      <w:pPr>
        <w:widowControl/>
        <w:suppressAutoHyphens w:val="0"/>
        <w:autoSpaceDE w:val="0"/>
        <w:adjustRightInd w:val="0"/>
        <w:spacing w:before="240" w:after="240" w:line="360" w:lineRule="auto"/>
        <w:textAlignment w:val="auto"/>
        <w:rPr>
          <w:rFonts w:cs="Times New Roman"/>
          <w:color w:val="000000"/>
          <w:lang w:val="pt-BR"/>
        </w:rPr>
      </w:pPr>
      <w:r w:rsidRPr="00A87E9E">
        <w:rPr>
          <w:rFonts w:cs="Times New Roman"/>
          <w:color w:val="000000"/>
          <w:lang w:val="pt-BR"/>
        </w:rPr>
        <w:t xml:space="preserve">BERTHOLO, S. C. IVANI, C A. (Orgs.) </w:t>
      </w:r>
      <w:r w:rsidRPr="00A87E9E">
        <w:rPr>
          <w:rFonts w:cs="Times New Roman"/>
          <w:b/>
          <w:bCs/>
          <w:color w:val="000000"/>
          <w:lang w:val="pt-BR"/>
        </w:rPr>
        <w:t xml:space="preserve">A prática de ensino e o estágio supervisionado. </w:t>
      </w:r>
      <w:r w:rsidRPr="00A87E9E">
        <w:rPr>
          <w:rFonts w:cs="Times New Roman"/>
          <w:bCs/>
          <w:color w:val="000000"/>
          <w:lang w:val="pt-BR"/>
        </w:rPr>
        <w:t>24. ed</w:t>
      </w:r>
      <w:r w:rsidRPr="00A87E9E">
        <w:rPr>
          <w:rFonts w:cs="Times New Roman"/>
          <w:b/>
          <w:bCs/>
          <w:color w:val="000000"/>
          <w:lang w:val="pt-BR"/>
        </w:rPr>
        <w:t xml:space="preserve">. </w:t>
      </w:r>
      <w:r w:rsidRPr="00A87E9E">
        <w:rPr>
          <w:rFonts w:cs="Times New Roman"/>
          <w:color w:val="000000"/>
          <w:lang w:val="pt-BR"/>
        </w:rPr>
        <w:t>Campinas : Papirus, 1991.</w:t>
      </w:r>
    </w:p>
    <w:p w:rsidR="001725D8" w:rsidRPr="00A87E9E" w:rsidRDefault="001725D8" w:rsidP="001725D8">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BRASIL . </w:t>
      </w:r>
      <w:r w:rsidRPr="00A87E9E">
        <w:rPr>
          <w:rFonts w:cs="Times New Roman"/>
          <w:b/>
          <w:bCs/>
          <w:color w:val="000000"/>
          <w:kern w:val="0"/>
          <w:lang w:val="pt-BR" w:eastAsia="pt-BR" w:bidi="ar-SA"/>
        </w:rPr>
        <w:t>Lei Nº 11.892, de 29 de dezembro de 2008</w:t>
      </w:r>
      <w:r w:rsidRPr="00A87E9E">
        <w:rPr>
          <w:rFonts w:cs="Times New Roman"/>
          <w:i/>
          <w:iCs/>
          <w:color w:val="000000"/>
          <w:kern w:val="0"/>
          <w:lang w:val="pt-BR" w:eastAsia="pt-BR" w:bidi="ar-SA"/>
        </w:rPr>
        <w:t xml:space="preserve">. </w:t>
      </w:r>
      <w:r w:rsidRPr="00A87E9E">
        <w:rPr>
          <w:rFonts w:cs="Times New Roman"/>
          <w:color w:val="000000"/>
          <w:kern w:val="0"/>
          <w:lang w:val="pt-BR" w:eastAsia="pt-BR" w:bidi="ar-SA"/>
        </w:rPr>
        <w:t>Institui a Rede Federal de EducaçãoProfissional, Científica e Tecnológica, cria os Institutos Federais de Educação, Ciência e Tecnologia e dá outras providências. Brasília/DF, 2008.</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Comissão Nacional de Avaliação da Educação Superior. </w:t>
      </w:r>
      <w:r w:rsidRPr="00A87E9E">
        <w:rPr>
          <w:rFonts w:cs="Times New Roman"/>
          <w:b/>
          <w:bCs/>
          <w:color w:val="000000"/>
          <w:kern w:val="0"/>
          <w:lang w:val="pt-BR" w:eastAsia="pt-BR" w:bidi="ar-SA"/>
        </w:rPr>
        <w:t>Resolução N° 1, de 17 de junho de 2010</w:t>
      </w:r>
      <w:r w:rsidRPr="00A87E9E">
        <w:rPr>
          <w:rFonts w:cs="Times New Roman"/>
          <w:color w:val="000000"/>
          <w:kern w:val="0"/>
          <w:lang w:val="pt-BR" w:eastAsia="pt-BR" w:bidi="ar-SA"/>
        </w:rPr>
        <w:t>. Normatiza o Núcleo Docente Estruturante e dá outras providências. Brasília/DF, 2010.</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lastRenderedPageBreak/>
        <w:t xml:space="preserve">_________. </w:t>
      </w:r>
      <w:r w:rsidRPr="00A87E9E">
        <w:rPr>
          <w:rFonts w:cs="Times New Roman"/>
          <w:color w:val="191919"/>
          <w:kern w:val="0"/>
          <w:lang w:val="pt-BR" w:eastAsia="pt-BR" w:bidi="ar-SA"/>
        </w:rPr>
        <w:t xml:space="preserve">Conselho Nacional de Educação. </w:t>
      </w:r>
      <w:r w:rsidRPr="00A87E9E">
        <w:rPr>
          <w:rFonts w:cs="Times New Roman"/>
          <w:color w:val="000000"/>
          <w:kern w:val="0"/>
          <w:lang w:val="pt-BR" w:eastAsia="pt-BR" w:bidi="ar-SA"/>
        </w:rPr>
        <w:t xml:space="preserve">Conselho Pleno. </w:t>
      </w:r>
      <w:r w:rsidRPr="00A87E9E">
        <w:rPr>
          <w:rFonts w:cs="Times New Roman"/>
          <w:b/>
          <w:bCs/>
          <w:color w:val="000000"/>
          <w:kern w:val="0"/>
          <w:lang w:val="pt-BR" w:eastAsia="pt-BR" w:bidi="ar-SA"/>
        </w:rPr>
        <w:t xml:space="preserve">Resolução Nº 01/2004. </w:t>
      </w:r>
      <w:r w:rsidRPr="00A87E9E">
        <w:rPr>
          <w:rFonts w:cs="Times New Roman"/>
          <w:color w:val="000000"/>
          <w:kern w:val="0"/>
          <w:lang w:val="pt-BR" w:eastAsia="pt-BR" w:bidi="ar-SA"/>
        </w:rPr>
        <w:t>Institui Diretrizes Curriculares Nacionais para a Educação das Relações Étnico-Raciais e para o Ensino de História e Cultura Afro-Brasileira e Africana. Brasília/DF, 2004.</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Decreto No 4.281, de 25 de junho de 2002. </w:t>
      </w:r>
      <w:r w:rsidRPr="00A87E9E">
        <w:rPr>
          <w:rFonts w:cs="Times New Roman"/>
          <w:color w:val="000000"/>
          <w:kern w:val="0"/>
          <w:lang w:val="pt-BR" w:eastAsia="pt-BR" w:bidi="ar-SA"/>
        </w:rPr>
        <w:t>Regulamenta a Lei no 9.795, de 27 de abril de 1999, que institui a Política Nacional de Educação Ambiental, e dá outras providências. Brasília/DF, 2002.</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Decreto No 5.626, de 22 de dezembro de 2005. </w:t>
      </w:r>
      <w:r w:rsidRPr="00A87E9E">
        <w:rPr>
          <w:rFonts w:cs="Times New Roman"/>
          <w:color w:val="000000"/>
          <w:kern w:val="0"/>
          <w:lang w:val="pt-BR" w:eastAsia="pt-BR" w:bidi="ar-SA"/>
        </w:rPr>
        <w:t>Regulamenta a Lei Nº 10.436, de 24 de abril de 2002, que dispõe sobre a LÍNGUA BRASILEIRA DE SINAIS - LIBRAS, e o art. 18 da Lei Nº 10.098, de 19 de dezembro de 2000. D.O.U. de 23/12/2005, p. 28. Brasília/DF, 2005.</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Lei Nº 11.645, de 10 de março de 2008</w:t>
      </w:r>
      <w:r w:rsidRPr="00A87E9E">
        <w:rPr>
          <w:rFonts w:cs="Times New Roman"/>
          <w:color w:val="000000"/>
          <w:kern w:val="0"/>
          <w:lang w:val="pt-BR" w:eastAsia="pt-BR" w:bidi="ar-SA"/>
        </w:rPr>
        <w:t>. Altera a Lei no 9.394, de 20 de dezembro de 1996, modificada pela Lei no 10.639, de 9 de janeiro de 2003, que estabelece as diretrizes e bases da educação nacional, para incluir no currículo oficial da rede de ensino a obrigatoriedade da temática “História e Cultura Afro-Brasileira e Indígena”. Brasília/DF, 2008.</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Lei Nº 11.788, de 25 de setembro de 2008</w:t>
      </w:r>
      <w:r w:rsidRPr="00A87E9E">
        <w:rPr>
          <w:rFonts w:cs="Times New Roman"/>
          <w:color w:val="000000"/>
          <w:kern w:val="0"/>
          <w:lang w:val="pt-BR" w:eastAsia="pt-BR" w:bidi="ar-SA"/>
        </w:rPr>
        <w:t>. Dispõe sobre o estágio de estudantes; altera a redação do artigo 428 da CLT, aprovada pelo Decreto-Lei nº. 5.452, de 01/05/1943, e a Lei nº. 9.394, de 20/12/1996; revoga as Leis nº. 6.494 de 07/12/1977, a nº. 8.859, de 23/03/1994, o parágrafo único do artigo 82, da Lei nº.9.394, de 20/12/1996 e o artigo 6º. Medida Provisória nº. 2.164-41, de 24/08/2001.</w:t>
      </w:r>
    </w:p>
    <w:p w:rsidR="003232F1" w:rsidRPr="00A87E9E" w:rsidRDefault="003232F1" w:rsidP="003232F1">
      <w:pPr>
        <w:widowControl/>
        <w:suppressAutoHyphens w:val="0"/>
        <w:autoSpaceDE w:val="0"/>
        <w:adjustRightInd w:val="0"/>
        <w:spacing w:before="240" w:after="240" w:line="360" w:lineRule="auto"/>
        <w:textAlignment w:val="auto"/>
        <w:rPr>
          <w:rFonts w:cs="Times New Roman"/>
          <w:color w:val="000000"/>
          <w:kern w:val="0"/>
          <w:lang w:val="pt-BR" w:eastAsia="pt-BR" w:bidi="ar-SA"/>
        </w:rPr>
      </w:pPr>
      <w:r w:rsidRPr="00A87E9E">
        <w:rPr>
          <w:rFonts w:cs="Times New Roman"/>
          <w:color w:val="000000"/>
          <w:kern w:val="0"/>
          <w:lang w:val="pt-BR" w:eastAsia="pt-BR" w:bidi="ar-SA"/>
        </w:rPr>
        <w:t xml:space="preserve">_________. </w:t>
      </w:r>
      <w:r w:rsidRPr="00A87E9E">
        <w:rPr>
          <w:rFonts w:cs="Times New Roman"/>
          <w:b/>
          <w:bCs/>
          <w:color w:val="000000"/>
          <w:kern w:val="0"/>
          <w:lang w:val="pt-BR" w:eastAsia="pt-BR" w:bidi="ar-SA"/>
        </w:rPr>
        <w:t xml:space="preserve">Lei Nº 9.394, de 20 de dezembro de 1996. </w:t>
      </w:r>
      <w:r w:rsidRPr="00A87E9E">
        <w:rPr>
          <w:rFonts w:cs="Times New Roman"/>
          <w:color w:val="000000"/>
          <w:kern w:val="0"/>
          <w:lang w:val="pt-BR" w:eastAsia="pt-BR" w:bidi="ar-SA"/>
        </w:rPr>
        <w:t>Estabelece as diretrizes e bases da educação nacional. Brasília/DF, 1996.</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 </w:t>
      </w:r>
      <w:r w:rsidRPr="00A87E9E">
        <w:rPr>
          <w:rFonts w:cs="Times New Roman"/>
          <w:b/>
          <w:bCs/>
          <w:kern w:val="0"/>
          <w:lang w:val="pt-BR" w:eastAsia="pt-BR" w:bidi="ar-SA"/>
        </w:rPr>
        <w:t xml:space="preserve">Lei Nº 9.795, de 27 de abril de 1999. </w:t>
      </w:r>
      <w:r w:rsidRPr="00A87E9E">
        <w:rPr>
          <w:rFonts w:cs="Times New Roman"/>
          <w:kern w:val="0"/>
          <w:lang w:val="pt-BR" w:eastAsia="pt-BR" w:bidi="ar-SA"/>
        </w:rPr>
        <w:t>Dispõe sobre a educação ambiental, institui a Política Nacional de Educação Ambiental e dá outras providências. Brasília/DF, 1999.</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color w:val="000000"/>
          <w:kern w:val="0"/>
          <w:lang w:val="pt-BR" w:eastAsia="pt-BR" w:bidi="ar-SA"/>
        </w:rPr>
        <w:t>__________. Parecer CNE N° 776/97. Orienta para as Diretrizes Curriculares dos Cursos de Graduação.</w:t>
      </w:r>
      <w:r w:rsidR="001725D8" w:rsidRPr="00A87E9E">
        <w:rPr>
          <w:rFonts w:cs="Times New Roman"/>
          <w:color w:val="000000"/>
          <w:kern w:val="0"/>
          <w:lang w:val="pt-BR" w:eastAsia="pt-BR" w:bidi="ar-SA"/>
        </w:rPr>
        <w:t xml:space="preserve"> </w:t>
      </w:r>
      <w:r w:rsidRPr="00A87E9E">
        <w:rPr>
          <w:rFonts w:cs="Times New Roman"/>
          <w:kern w:val="0"/>
          <w:lang w:val="pt-BR" w:eastAsia="pt-BR" w:bidi="ar-SA"/>
        </w:rPr>
        <w:t>2010.</w:t>
      </w:r>
    </w:p>
    <w:p w:rsidR="003232F1" w:rsidRPr="00A87E9E" w:rsidRDefault="003232F1" w:rsidP="003232F1">
      <w:pPr>
        <w:pStyle w:val="Corpodetexto"/>
        <w:spacing w:before="240" w:after="240" w:line="360" w:lineRule="auto"/>
      </w:pPr>
      <w:r w:rsidRPr="00A87E9E">
        <w:t xml:space="preserve">CAMPBELL, S. I. </w:t>
      </w:r>
      <w:r w:rsidRPr="00A87E9E">
        <w:rPr>
          <w:b/>
        </w:rPr>
        <w:t>Projeto político-pedagógico: guia prático.</w:t>
      </w:r>
      <w:r w:rsidRPr="00A87E9E">
        <w:t xml:space="preserve"> Rio de Janeiro: Wak Ed., 2010.</w:t>
      </w:r>
    </w:p>
    <w:p w:rsidR="003232F1" w:rsidRPr="00A87E9E" w:rsidRDefault="003232F1" w:rsidP="003232F1">
      <w:pPr>
        <w:spacing w:before="240" w:after="240" w:line="360" w:lineRule="auto"/>
        <w:rPr>
          <w:rFonts w:cs="Times New Roman"/>
          <w:kern w:val="0"/>
          <w:lang w:val="pt-BR"/>
        </w:rPr>
      </w:pPr>
      <w:r w:rsidRPr="00A87E9E">
        <w:rPr>
          <w:rFonts w:cs="Times New Roman"/>
          <w:kern w:val="0"/>
          <w:lang w:val="pt-BR"/>
        </w:rPr>
        <w:t xml:space="preserve">CORTELLA, M. S. </w:t>
      </w:r>
      <w:r w:rsidRPr="00A87E9E">
        <w:rPr>
          <w:rFonts w:cs="Times New Roman"/>
          <w:b/>
          <w:kern w:val="0"/>
          <w:lang w:val="pt-BR"/>
        </w:rPr>
        <w:t>A Escola e o conhecimento: fundamentos epistemológicos e políticos</w:t>
      </w:r>
      <w:r w:rsidRPr="00A87E9E">
        <w:rPr>
          <w:rFonts w:cs="Times New Roman"/>
          <w:kern w:val="0"/>
          <w:lang w:val="pt-BR"/>
        </w:rPr>
        <w:t xml:space="preserve">. </w:t>
      </w:r>
      <w:r w:rsidRPr="00A87E9E">
        <w:rPr>
          <w:rFonts w:cs="Times New Roman"/>
          <w:kern w:val="0"/>
          <w:lang w:val="pt-BR"/>
        </w:rPr>
        <w:lastRenderedPageBreak/>
        <w:t>São Paulo: Cortez, 1998.</w:t>
      </w:r>
    </w:p>
    <w:p w:rsidR="003232F1" w:rsidRPr="00A87E9E" w:rsidRDefault="003232F1" w:rsidP="003232F1">
      <w:pPr>
        <w:spacing w:before="240" w:after="240" w:line="360" w:lineRule="auto"/>
        <w:rPr>
          <w:rFonts w:cs="Times New Roman"/>
          <w:lang w:val="en-US"/>
        </w:rPr>
      </w:pPr>
      <w:r w:rsidRPr="00A87E9E">
        <w:rPr>
          <w:rFonts w:cs="Times New Roman"/>
          <w:lang w:val="pt-BR"/>
        </w:rPr>
        <w:t xml:space="preserve">DENNING, P. J. et al. </w:t>
      </w:r>
      <w:r w:rsidRPr="00A87E9E">
        <w:rPr>
          <w:rFonts w:cs="Times New Roman"/>
          <w:b/>
          <w:iCs/>
          <w:lang w:val="pt-BR"/>
        </w:rPr>
        <w:t>Computing as a Discipline</w:t>
      </w:r>
      <w:r w:rsidRPr="00A87E9E">
        <w:rPr>
          <w:rFonts w:cs="Times New Roman"/>
          <w:lang w:val="pt-BR"/>
        </w:rPr>
        <w:t xml:space="preserve">. </w:t>
      </w:r>
      <w:r w:rsidRPr="00A87E9E">
        <w:rPr>
          <w:rFonts w:cs="Times New Roman"/>
          <w:lang w:val="en-US"/>
        </w:rPr>
        <w:t xml:space="preserve">ACM Communication, Vol.32, No.1, 1989. </w:t>
      </w:r>
    </w:p>
    <w:p w:rsidR="003232F1" w:rsidRPr="00A87E9E" w:rsidRDefault="003232F1"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en-US" w:eastAsia="pt-BR" w:bidi="ar-SA"/>
        </w:rPr>
        <w:t xml:space="preserve">IFSULDEMINAS. </w:t>
      </w:r>
      <w:r w:rsidRPr="00A87E9E">
        <w:rPr>
          <w:rFonts w:cs="Times New Roman"/>
          <w:kern w:val="0"/>
          <w:lang w:val="pt-BR" w:eastAsia="pt-BR" w:bidi="ar-SA"/>
        </w:rPr>
        <w:t xml:space="preserve">Conselho Superior. </w:t>
      </w:r>
      <w:r w:rsidRPr="00A87E9E">
        <w:rPr>
          <w:rFonts w:cs="Times New Roman"/>
          <w:b/>
          <w:bCs/>
          <w:kern w:val="0"/>
          <w:lang w:val="pt-BR" w:eastAsia="pt-BR" w:bidi="ar-SA"/>
        </w:rPr>
        <w:t xml:space="preserve">Resolução Nº 059, de 18 de agosto de 2010. </w:t>
      </w:r>
      <w:r w:rsidRPr="00A87E9E">
        <w:rPr>
          <w:rFonts w:cs="Times New Roman"/>
          <w:kern w:val="0"/>
          <w:lang w:val="pt-BR" w:eastAsia="pt-BR" w:bidi="ar-SA"/>
        </w:rPr>
        <w:t>Dispõe sobre a aprovação da normatização para estágios. Pouso Alegre, 2010.</w:t>
      </w:r>
    </w:p>
    <w:p w:rsidR="003232F1" w:rsidRPr="00A87E9E" w:rsidRDefault="001725D8" w:rsidP="003232F1">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_________</w:t>
      </w:r>
      <w:r w:rsidR="003232F1" w:rsidRPr="00A87E9E">
        <w:rPr>
          <w:rFonts w:cs="Times New Roman"/>
          <w:kern w:val="0"/>
          <w:lang w:val="pt-BR" w:eastAsia="pt-BR" w:bidi="ar-SA"/>
        </w:rPr>
        <w:t xml:space="preserve">. </w:t>
      </w:r>
      <w:r w:rsidR="003232F1" w:rsidRPr="00A87E9E">
        <w:rPr>
          <w:rFonts w:cs="Times New Roman"/>
          <w:b/>
          <w:kern w:val="0"/>
          <w:lang w:val="pt-BR" w:eastAsia="pt-BR" w:bidi="ar-SA"/>
        </w:rPr>
        <w:t>Resolução n° 37 de 2012</w:t>
      </w:r>
      <w:r w:rsidR="003232F1" w:rsidRPr="00A87E9E">
        <w:rPr>
          <w:rFonts w:cs="Times New Roman"/>
          <w:kern w:val="0"/>
          <w:lang w:val="pt-BR" w:eastAsia="pt-BR" w:bidi="ar-SA"/>
        </w:rPr>
        <w:t>. Dispõe sobre a aprovação das normas acadêmicas dos cursos de graduação do IFSULDEMINAS.</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rPr>
      </w:pPr>
      <w:r w:rsidRPr="00A87E9E">
        <w:rPr>
          <w:rFonts w:cs="Times New Roman"/>
          <w:kern w:val="0"/>
          <w:lang w:val="pt-BR" w:eastAsia="pt-BR" w:bidi="ar-SA"/>
        </w:rPr>
        <w:t xml:space="preserve">_________. </w:t>
      </w:r>
      <w:r w:rsidRPr="00A87E9E">
        <w:rPr>
          <w:rFonts w:cs="Times New Roman"/>
          <w:b/>
          <w:kern w:val="0"/>
          <w:lang w:val="pt-BR" w:eastAsia="pt-BR" w:bidi="ar-SA"/>
        </w:rPr>
        <w:t>Resolução do Conselho Superior n° 009/2010</w:t>
      </w:r>
      <w:r w:rsidRPr="00A87E9E">
        <w:rPr>
          <w:rFonts w:cs="Times New Roman"/>
          <w:kern w:val="0"/>
          <w:lang w:val="pt-BR" w:eastAsia="pt-BR" w:bidi="ar-SA"/>
        </w:rPr>
        <w:t>. Dispõe sobre o funcionamento e implantação de cursos superiores nos câmpus do IFSULDEMINAS.</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__________. Conselho Superior. </w:t>
      </w:r>
      <w:r w:rsidRPr="00A87E9E">
        <w:rPr>
          <w:rFonts w:cs="Times New Roman"/>
          <w:b/>
          <w:bCs/>
          <w:kern w:val="0"/>
          <w:lang w:val="pt-BR" w:eastAsia="pt-BR" w:bidi="ar-SA"/>
        </w:rPr>
        <w:t xml:space="preserve">Resolução Nº 055, de 18 de agosto de 2010. </w:t>
      </w:r>
      <w:r w:rsidRPr="00A87E9E">
        <w:rPr>
          <w:rFonts w:cs="Times New Roman"/>
          <w:kern w:val="0"/>
          <w:lang w:val="pt-BR" w:eastAsia="pt-BR" w:bidi="ar-SA"/>
        </w:rPr>
        <w:t>Dispõe sobre a aprovação do regimento interno do colegiado dos cursos do IFSULDEMINAS. Pouso Alegre,</w:t>
      </w:r>
    </w:p>
    <w:p w:rsidR="001725D8" w:rsidRPr="00A87E9E" w:rsidRDefault="001725D8" w:rsidP="001725D8">
      <w:pPr>
        <w:widowControl/>
        <w:suppressAutoHyphens w:val="0"/>
        <w:autoSpaceDE w:val="0"/>
        <w:adjustRightInd w:val="0"/>
        <w:spacing w:before="240" w:after="240" w:line="360" w:lineRule="auto"/>
        <w:textAlignment w:val="auto"/>
        <w:rPr>
          <w:rFonts w:cs="Times New Roman"/>
          <w:kern w:val="0"/>
          <w:lang w:val="pt-BR" w:eastAsia="pt-BR" w:bidi="ar-SA"/>
        </w:rPr>
      </w:pPr>
      <w:r w:rsidRPr="00A87E9E">
        <w:rPr>
          <w:rFonts w:cs="Times New Roman"/>
          <w:kern w:val="0"/>
          <w:lang w:val="pt-BR" w:eastAsia="pt-BR" w:bidi="ar-SA"/>
        </w:rPr>
        <w:t xml:space="preserve">__________. Conselho Superior. </w:t>
      </w:r>
      <w:r w:rsidRPr="00A87E9E">
        <w:rPr>
          <w:rFonts w:cs="Times New Roman"/>
          <w:b/>
          <w:bCs/>
          <w:kern w:val="0"/>
          <w:lang w:val="pt-BR" w:eastAsia="pt-BR" w:bidi="ar-SA"/>
        </w:rPr>
        <w:t>Resolução Nº 063, de 10 de setembro de 2010</w:t>
      </w:r>
      <w:r w:rsidRPr="00A87E9E">
        <w:rPr>
          <w:rFonts w:cs="Times New Roman"/>
          <w:i/>
          <w:iCs/>
          <w:kern w:val="0"/>
          <w:lang w:val="pt-BR" w:eastAsia="pt-BR" w:bidi="ar-SA"/>
        </w:rPr>
        <w:t xml:space="preserve">. </w:t>
      </w:r>
      <w:r w:rsidRPr="00A87E9E">
        <w:rPr>
          <w:rFonts w:cs="Times New Roman"/>
          <w:kern w:val="0"/>
          <w:lang w:val="pt-BR" w:eastAsia="pt-BR" w:bidi="ar-SA"/>
        </w:rPr>
        <w:t>Dispõe sobre a aprovação dos projetos pedagógicos do IFSULDEMINAS - câmpus Machado. Pouso Alegre, 2010.</w:t>
      </w:r>
    </w:p>
    <w:p w:rsidR="003232F1" w:rsidRPr="00A87E9E" w:rsidRDefault="003232F1" w:rsidP="003232F1">
      <w:pPr>
        <w:spacing w:before="240" w:after="240" w:line="360" w:lineRule="auto"/>
        <w:rPr>
          <w:rFonts w:cs="Times New Roman"/>
          <w:color w:val="FF0000"/>
          <w:lang w:val="pt-BR"/>
        </w:rPr>
      </w:pPr>
      <w:r w:rsidRPr="00A87E9E">
        <w:rPr>
          <w:rFonts w:cs="Times New Roman"/>
          <w:lang w:val="pt-BR"/>
        </w:rPr>
        <w:t xml:space="preserve">LIESENBERG, Hans Kurt Edmund. </w:t>
      </w:r>
      <w:r w:rsidRPr="00A87E9E">
        <w:rPr>
          <w:rFonts w:cs="Times New Roman"/>
          <w:b/>
          <w:lang w:val="pt-BR"/>
        </w:rPr>
        <w:t>Uma proposta de plano pedagógico para a matéria interface homem-máquina</w:t>
      </w:r>
      <w:r w:rsidRPr="00A87E9E">
        <w:rPr>
          <w:rFonts w:cs="Times New Roman"/>
          <w:lang w:val="pt-BR"/>
        </w:rPr>
        <w:t xml:space="preserve">. In: II </w:t>
      </w:r>
      <w:r w:rsidRPr="00A87E9E">
        <w:rPr>
          <w:rFonts w:cs="Times New Roman"/>
          <w:iCs/>
          <w:lang w:val="pt-BR"/>
        </w:rPr>
        <w:t>Curso de qualidade de cursos de graduação da área de computação e informática,</w:t>
      </w:r>
      <w:r w:rsidRPr="00A87E9E">
        <w:rPr>
          <w:rFonts w:cs="Times New Roman"/>
          <w:lang w:val="pt-BR"/>
        </w:rPr>
        <w:t xml:space="preserve"> 2000, Curitiba. </w:t>
      </w:r>
      <w:r w:rsidRPr="00A87E9E">
        <w:rPr>
          <w:rFonts w:cs="Times New Roman"/>
          <w:b/>
          <w:lang w:val="pt-BR"/>
        </w:rPr>
        <w:t>Anais do II curso de qualidade de cursos de graduação da área de computação e informática</w:t>
      </w:r>
      <w:r w:rsidRPr="00A87E9E">
        <w:rPr>
          <w:rFonts w:cs="Times New Roman"/>
          <w:lang w:val="pt-BR"/>
        </w:rPr>
        <w:t>. Curitiba: Champagnat, 2000. p. 271-280</w:t>
      </w:r>
    </w:p>
    <w:p w:rsidR="003232F1" w:rsidRPr="00A87E9E" w:rsidRDefault="003232F1" w:rsidP="003232F1">
      <w:pPr>
        <w:widowControl/>
        <w:suppressAutoHyphens w:val="0"/>
        <w:autoSpaceDE w:val="0"/>
        <w:adjustRightInd w:val="0"/>
        <w:spacing w:before="240" w:after="240" w:line="360" w:lineRule="auto"/>
        <w:textAlignment w:val="auto"/>
        <w:rPr>
          <w:rFonts w:cs="Times New Roman"/>
          <w:lang w:val="pt-BR"/>
        </w:rPr>
      </w:pPr>
      <w:r w:rsidRPr="00A87E9E">
        <w:rPr>
          <w:rFonts w:cs="Times New Roman"/>
          <w:lang w:val="pt-BR"/>
        </w:rPr>
        <w:t xml:space="preserve">MEC - Ministério da Educação. Conselho Nacional de Educação. </w:t>
      </w:r>
      <w:r w:rsidRPr="00A87E9E">
        <w:rPr>
          <w:rFonts w:cs="Times New Roman"/>
          <w:b/>
          <w:kern w:val="0"/>
          <w:lang w:val="pt-BR" w:eastAsia="pt-BR" w:bidi="ar-SA"/>
        </w:rPr>
        <w:t xml:space="preserve">Diretrizes Curriculares Nacionais para a Formação de Professores da Educação Básica, em nível superior, curso de licenciatura, de graduação plena. </w:t>
      </w:r>
      <w:r w:rsidRPr="00A87E9E">
        <w:rPr>
          <w:rFonts w:cs="Times New Roman"/>
          <w:kern w:val="0"/>
          <w:lang w:val="pt-BR" w:eastAsia="pt-BR" w:bidi="ar-SA"/>
        </w:rPr>
        <w:t>Disponível em &lt;</w:t>
      </w:r>
      <w:r w:rsidRPr="00A87E9E">
        <w:rPr>
          <w:rFonts w:cs="Times New Roman"/>
          <w:lang w:val="pt-BR"/>
        </w:rPr>
        <w:t xml:space="preserve"> </w:t>
      </w:r>
      <w:r w:rsidRPr="00A87E9E">
        <w:rPr>
          <w:rFonts w:cs="Times New Roman"/>
          <w:kern w:val="0"/>
          <w:lang w:val="pt-BR" w:eastAsia="pt-BR" w:bidi="ar-SA"/>
        </w:rPr>
        <w:t>http://portal.mec.gov.br/cne/ arquivos/pdf/009.pdf&gt;</w:t>
      </w:r>
    </w:p>
    <w:p w:rsidR="003232F1" w:rsidRPr="00A87E9E" w:rsidRDefault="003232F1" w:rsidP="003232F1">
      <w:pPr>
        <w:spacing w:before="240" w:after="240" w:line="360" w:lineRule="auto"/>
        <w:rPr>
          <w:rFonts w:cs="Times New Roman"/>
          <w:lang w:val="pt-BR"/>
        </w:rPr>
      </w:pPr>
      <w:r w:rsidRPr="00A87E9E">
        <w:rPr>
          <w:rFonts w:cs="Times New Roman"/>
          <w:lang w:val="pt-BR"/>
        </w:rPr>
        <w:t xml:space="preserve">MEC – Ministério da Educação. </w:t>
      </w:r>
      <w:r w:rsidRPr="00A87E9E">
        <w:rPr>
          <w:rFonts w:cs="Times New Roman"/>
          <w:b/>
          <w:iCs/>
          <w:lang w:val="pt-BR"/>
        </w:rPr>
        <w:t>Portaria nº 4.059</w:t>
      </w:r>
      <w:r w:rsidRPr="00A87E9E">
        <w:rPr>
          <w:rFonts w:cs="Times New Roman"/>
          <w:b/>
          <w:i/>
          <w:lang w:val="pt-BR"/>
        </w:rPr>
        <w:t>,</w:t>
      </w:r>
      <w:r w:rsidRPr="00A87E9E">
        <w:rPr>
          <w:rFonts w:cs="Times New Roman"/>
          <w:b/>
          <w:lang w:val="pt-BR"/>
        </w:rPr>
        <w:t xml:space="preserve"> Brasília, 10 dez. 200</w:t>
      </w:r>
      <w:r w:rsidRPr="00A87E9E">
        <w:rPr>
          <w:rFonts w:cs="Times New Roman"/>
          <w:lang w:val="pt-BR"/>
        </w:rPr>
        <w:t>4. Online. Disponível em &lt;http://</w:t>
      </w:r>
      <w:r w:rsidRPr="00A87E9E">
        <w:rPr>
          <w:rFonts w:cs="Times New Roman"/>
          <w:iCs/>
          <w:lang w:val="pt-BR"/>
        </w:rPr>
        <w:t>portal.mec.gov.br/sesu/arquivos/pdf/nova/acs_portaria4059.pdf</w:t>
      </w:r>
      <w:r w:rsidRPr="00A87E9E">
        <w:rPr>
          <w:rFonts w:cs="Times New Roman"/>
          <w:lang w:val="pt-BR"/>
        </w:rPr>
        <w:t xml:space="preserve"> &gt;</w:t>
      </w:r>
    </w:p>
    <w:p w:rsidR="003232F1" w:rsidRPr="00A87E9E" w:rsidRDefault="003232F1" w:rsidP="003232F1">
      <w:pPr>
        <w:spacing w:before="240" w:after="240" w:line="360" w:lineRule="auto"/>
        <w:rPr>
          <w:rFonts w:cs="Times New Roman"/>
          <w:kern w:val="0"/>
          <w:lang w:val="pt-BR"/>
        </w:rPr>
      </w:pPr>
      <w:r w:rsidRPr="00A87E9E">
        <w:rPr>
          <w:rFonts w:cs="Times New Roman"/>
          <w:kern w:val="0"/>
          <w:lang w:val="pt-BR"/>
        </w:rPr>
        <w:t xml:space="preserve">VEIGA, I. P. A. </w:t>
      </w:r>
      <w:r w:rsidRPr="00A87E9E">
        <w:rPr>
          <w:rFonts w:cs="Times New Roman"/>
          <w:b/>
          <w:kern w:val="0"/>
          <w:lang w:val="pt-BR"/>
        </w:rPr>
        <w:t>Projeto político pedagógico da escola: uma construção possível</w:t>
      </w:r>
      <w:r w:rsidRPr="00A87E9E">
        <w:rPr>
          <w:rFonts w:cs="Times New Roman"/>
          <w:kern w:val="0"/>
          <w:lang w:val="pt-BR"/>
        </w:rPr>
        <w:t>. Campinas: Papirus; 1995.</w:t>
      </w:r>
    </w:p>
    <w:p w:rsidR="001725D8" w:rsidRDefault="001725D8" w:rsidP="001725D8">
      <w:pPr>
        <w:spacing w:before="240" w:after="240" w:line="360" w:lineRule="auto"/>
        <w:rPr>
          <w:rFonts w:cs="Times New Roman"/>
          <w:kern w:val="0"/>
          <w:lang w:val="pt-BR"/>
        </w:rPr>
      </w:pPr>
      <w:r w:rsidRPr="00A87E9E">
        <w:rPr>
          <w:rFonts w:cs="Times New Roman"/>
          <w:kern w:val="0"/>
          <w:lang w:val="pt-BR"/>
        </w:rPr>
        <w:t xml:space="preserve">[SBC91] NUNES, D. et al. </w:t>
      </w:r>
      <w:r w:rsidRPr="00A87E9E">
        <w:rPr>
          <w:rFonts w:cs="Times New Roman"/>
          <w:b/>
          <w:kern w:val="0"/>
          <w:lang w:val="pt-BR"/>
        </w:rPr>
        <w:t xml:space="preserve">Proposta de currículos de referência para cursos de graduação </w:t>
      </w:r>
      <w:r w:rsidRPr="00A87E9E">
        <w:rPr>
          <w:rFonts w:cs="Times New Roman"/>
          <w:b/>
          <w:kern w:val="0"/>
          <w:lang w:val="pt-BR"/>
        </w:rPr>
        <w:lastRenderedPageBreak/>
        <w:t xml:space="preserve">plena </w:t>
      </w:r>
      <w:smartTag w:uri="urn:schemas-microsoft-com:office:smarttags" w:element="PersonName">
        <w:smartTagPr>
          <w:attr w:name="ProductID" w:val="em computa￧￣o. Comiss￣o"/>
        </w:smartTagPr>
        <w:r w:rsidRPr="00A87E9E">
          <w:rPr>
            <w:rFonts w:cs="Times New Roman"/>
            <w:b/>
            <w:kern w:val="0"/>
            <w:lang w:val="pt-BR"/>
          </w:rPr>
          <w:t>em computaçã</w:t>
        </w:r>
        <w:r w:rsidRPr="00A87E9E">
          <w:rPr>
            <w:rFonts w:cs="Times New Roman"/>
            <w:kern w:val="0"/>
            <w:lang w:val="pt-BR"/>
          </w:rPr>
          <w:t>o. Comissão</w:t>
        </w:r>
      </w:smartTag>
      <w:r w:rsidRPr="00A87E9E">
        <w:rPr>
          <w:rFonts w:cs="Times New Roman"/>
          <w:kern w:val="0"/>
          <w:lang w:val="pt-BR"/>
        </w:rPr>
        <w:t xml:space="preserve"> de Ensino da SBC, 1991. SILVA, Luiz Heron. </w:t>
      </w:r>
      <w:r w:rsidRPr="00A87E9E">
        <w:rPr>
          <w:rFonts w:cs="Times New Roman"/>
          <w:iCs/>
          <w:kern w:val="0"/>
          <w:lang w:val="pt-BR"/>
        </w:rPr>
        <w:t>A escola no contexto da globalização</w:t>
      </w:r>
      <w:r w:rsidRPr="00A87E9E">
        <w:rPr>
          <w:rFonts w:cs="Times New Roman"/>
          <w:kern w:val="0"/>
          <w:lang w:val="pt-BR"/>
        </w:rPr>
        <w:t>. 2. ed. Petrópolis/Rio de Janeiro: Vozes, 1998.</w:t>
      </w:r>
    </w:p>
    <w:p w:rsidR="001725D8" w:rsidRPr="003232F1" w:rsidRDefault="001725D8" w:rsidP="003232F1">
      <w:pPr>
        <w:spacing w:before="240" w:after="240" w:line="360" w:lineRule="auto"/>
        <w:rPr>
          <w:rFonts w:cs="Times New Roman"/>
          <w:kern w:val="0"/>
          <w:lang w:val="pt-BR"/>
        </w:rPr>
      </w:pPr>
    </w:p>
    <w:sectPr w:rsidR="001725D8" w:rsidRPr="003232F1" w:rsidSect="003F261A">
      <w:footerReference w:type="default" r:id="rId19"/>
      <w:pgSz w:w="11906" w:h="16838"/>
      <w:pgMar w:top="1701" w:right="1134" w:bottom="1134" w:left="1701"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D86" w:rsidRDefault="00B42D86" w:rsidP="00EE7F66">
      <w:r>
        <w:separator/>
      </w:r>
    </w:p>
  </w:endnote>
  <w:endnote w:type="continuationSeparator" w:id="0">
    <w:p w:rsidR="00B42D86" w:rsidRDefault="00B42D86" w:rsidP="00EE7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0000000000000000000"/>
    <w:charset w:val="00"/>
    <w:family w:val="roman"/>
    <w:notTrueType/>
    <w:pitch w:val="default"/>
  </w:font>
  <w:font w:name="Garamond">
    <w:panose1 w:val="00000000000000000000"/>
    <w:charset w:val="00"/>
    <w:family w:val="roman"/>
    <w:notTrueType/>
    <w:pitch w:val="default"/>
  </w:font>
  <w:font w:name="SimSun">
    <w:altName w:val="宋体"/>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FB2" w:rsidRDefault="002B3FB2"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B3FB2" w:rsidRDefault="002B3FB2" w:rsidP="0027751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FB2" w:rsidRDefault="002B3FB2" w:rsidP="0027751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FB2" w:rsidRDefault="002B3FB2"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6558C">
      <w:rPr>
        <w:rStyle w:val="Nmerodepgina"/>
        <w:noProof/>
      </w:rPr>
      <w:t>26</w:t>
    </w:r>
    <w:r>
      <w:rPr>
        <w:rStyle w:val="Nmerodepgina"/>
      </w:rPr>
      <w:fldChar w:fldCharType="end"/>
    </w:r>
  </w:p>
  <w:p w:rsidR="002B3FB2" w:rsidRDefault="002B3FB2" w:rsidP="0027751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3FB2" w:rsidRDefault="002B3FB2" w:rsidP="00E11C9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6558C">
      <w:rPr>
        <w:rStyle w:val="Nmerodepgina"/>
        <w:noProof/>
      </w:rPr>
      <w:t>31</w:t>
    </w:r>
    <w:r>
      <w:rPr>
        <w:rStyle w:val="Nmerodepgina"/>
      </w:rPr>
      <w:fldChar w:fldCharType="end"/>
    </w:r>
  </w:p>
  <w:p w:rsidR="002B3FB2" w:rsidRDefault="002B3FB2" w:rsidP="00277514">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D86" w:rsidRDefault="00B42D86" w:rsidP="00EE7F66">
      <w:r w:rsidRPr="00EE7F66">
        <w:rPr>
          <w:color w:val="000000"/>
        </w:rPr>
        <w:separator/>
      </w:r>
    </w:p>
  </w:footnote>
  <w:footnote w:type="continuationSeparator" w:id="0">
    <w:p w:rsidR="00B42D86" w:rsidRDefault="00B42D86" w:rsidP="00EE7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3" w15:restartNumberingAfterBreak="0">
    <w:nsid w:val="00000006"/>
    <w:multiLevelType w:val="multilevel"/>
    <w:tmpl w:val="00000006"/>
    <w:name w:val="WW8Num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4" w15:restartNumberingAfterBreak="0">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5" w15:restartNumberingAfterBreak="0">
    <w:nsid w:val="1CEB0DD9"/>
    <w:multiLevelType w:val="multilevel"/>
    <w:tmpl w:val="A6A6D57A"/>
    <w:lvl w:ilvl="0">
      <w:start w:val="1"/>
      <w:numFmt w:val="decimal"/>
      <w:pStyle w:val="titulo1"/>
      <w:lvlText w:val="%1."/>
      <w:lvlJc w:val="left"/>
      <w:pPr>
        <w:tabs>
          <w:tab w:val="num" w:pos="360"/>
        </w:tabs>
        <w:ind w:left="360" w:hanging="360"/>
      </w:pPr>
      <w:rPr>
        <w:rFonts w:hint="default"/>
      </w:rPr>
    </w:lvl>
    <w:lvl w:ilvl="1">
      <w:start w:val="1"/>
      <w:numFmt w:val="decimal"/>
      <w:pStyle w:val="titulo2"/>
      <w:lvlText w:val="%1.%2."/>
      <w:lvlJc w:val="left"/>
      <w:pPr>
        <w:tabs>
          <w:tab w:val="num" w:pos="792"/>
        </w:tabs>
        <w:ind w:left="792" w:hanging="792"/>
      </w:pPr>
      <w:rPr>
        <w:rFonts w:hint="default"/>
      </w:rPr>
    </w:lvl>
    <w:lvl w:ilvl="2">
      <w:start w:val="1"/>
      <w:numFmt w:val="decimal"/>
      <w:pStyle w:val="titulo3"/>
      <w:lvlText w:val="%1.%2.%3."/>
      <w:lvlJc w:val="left"/>
      <w:pPr>
        <w:tabs>
          <w:tab w:val="num" w:pos="1440"/>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EF851BB"/>
    <w:multiLevelType w:val="hybridMultilevel"/>
    <w:tmpl w:val="AA7280DA"/>
    <w:lvl w:ilvl="0" w:tplc="D2721FEA">
      <w:start w:val="1"/>
      <w:numFmt w:val="bullet"/>
      <w:lvlText w:val="­"/>
      <w:lvlJc w:val="left"/>
      <w:pPr>
        <w:ind w:left="1068" w:hanging="360"/>
      </w:pPr>
      <w:rPr>
        <w:rFonts w:ascii="Courier New" w:hAnsi="Courier New"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1FD86B23"/>
    <w:multiLevelType w:val="hybridMultilevel"/>
    <w:tmpl w:val="ED1AB56A"/>
    <w:lvl w:ilvl="0" w:tplc="D2721FEA">
      <w:start w:val="1"/>
      <w:numFmt w:val="bullet"/>
      <w:lvlText w:val="­"/>
      <w:lvlJc w:val="left"/>
      <w:pPr>
        <w:ind w:left="1068" w:hanging="360"/>
      </w:pPr>
      <w:rPr>
        <w:rFonts w:ascii="Courier New" w:hAnsi="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7517EAC"/>
    <w:multiLevelType w:val="hybridMultilevel"/>
    <w:tmpl w:val="BF70D1C0"/>
    <w:lvl w:ilvl="0" w:tplc="D2721FEA">
      <w:start w:val="1"/>
      <w:numFmt w:val="bullet"/>
      <w:lvlText w:val="­"/>
      <w:lvlJc w:val="left"/>
      <w:pPr>
        <w:ind w:left="720" w:hanging="360"/>
      </w:pPr>
      <w:rPr>
        <w:rFonts w:ascii="Courier New" w:hAnsi="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266F0C"/>
    <w:multiLevelType w:val="hybridMultilevel"/>
    <w:tmpl w:val="D3A617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6609EC"/>
    <w:multiLevelType w:val="hybridMultilevel"/>
    <w:tmpl w:val="D1E4CF3E"/>
    <w:lvl w:ilvl="0" w:tplc="2EE6BD0C">
      <w:start w:val="1"/>
      <w:numFmt w:val="bullet"/>
      <w:pStyle w:val="Lista1"/>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EE6AD3"/>
    <w:multiLevelType w:val="hybridMultilevel"/>
    <w:tmpl w:val="1646E5D6"/>
    <w:lvl w:ilvl="0" w:tplc="D2721FEA">
      <w:start w:val="1"/>
      <w:numFmt w:val="bullet"/>
      <w:lvlText w:val="­"/>
      <w:lvlJc w:val="left"/>
      <w:pPr>
        <w:ind w:left="360" w:hanging="360"/>
      </w:pPr>
      <w:rPr>
        <w:rFonts w:ascii="Courier New" w:hAnsi="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3D87784"/>
    <w:multiLevelType w:val="hybridMultilevel"/>
    <w:tmpl w:val="92380D6C"/>
    <w:lvl w:ilvl="0" w:tplc="4FD6136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3" w15:restartNumberingAfterBreak="0">
    <w:nsid w:val="46DA5CAC"/>
    <w:multiLevelType w:val="hybridMultilevel"/>
    <w:tmpl w:val="F2FEA800"/>
    <w:lvl w:ilvl="0" w:tplc="D2721FE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4" w15:restartNumberingAfterBreak="0">
    <w:nsid w:val="4C8C6859"/>
    <w:multiLevelType w:val="hybridMultilevel"/>
    <w:tmpl w:val="BC10341C"/>
    <w:lvl w:ilvl="0" w:tplc="D2721FEA">
      <w:start w:val="1"/>
      <w:numFmt w:val="bullet"/>
      <w:lvlText w:val="­"/>
      <w:lvlJc w:val="left"/>
      <w:pPr>
        <w:ind w:left="1066" w:hanging="360"/>
      </w:pPr>
      <w:rPr>
        <w:rFonts w:ascii="Courier New" w:hAnsi="Courier New"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15" w15:restartNumberingAfterBreak="0">
    <w:nsid w:val="4D04515A"/>
    <w:multiLevelType w:val="multilevel"/>
    <w:tmpl w:val="89BA1EF6"/>
    <w:lvl w:ilvl="0">
      <w:start w:val="1"/>
      <w:numFmt w:val="decimal"/>
      <w:pStyle w:val="PPC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DB1595"/>
    <w:multiLevelType w:val="hybridMultilevel"/>
    <w:tmpl w:val="4470F28C"/>
    <w:lvl w:ilvl="0" w:tplc="D2721FEA">
      <w:start w:val="1"/>
      <w:numFmt w:val="bullet"/>
      <w:lvlText w:val="­"/>
      <w:lvlJc w:val="left"/>
      <w:pPr>
        <w:ind w:left="1068" w:hanging="360"/>
      </w:pPr>
      <w:rPr>
        <w:rFonts w:ascii="Courier New" w:hAnsi="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54BF7836"/>
    <w:multiLevelType w:val="hybridMultilevel"/>
    <w:tmpl w:val="F0C8CEC2"/>
    <w:lvl w:ilvl="0" w:tplc="D2721FEA">
      <w:start w:val="1"/>
      <w:numFmt w:val="bullet"/>
      <w:lvlText w:val="­"/>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5D4E3DAA"/>
    <w:multiLevelType w:val="hybridMultilevel"/>
    <w:tmpl w:val="298438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3174674"/>
    <w:multiLevelType w:val="hybridMultilevel"/>
    <w:tmpl w:val="0820F162"/>
    <w:lvl w:ilvl="0" w:tplc="D2721FEA">
      <w:start w:val="1"/>
      <w:numFmt w:val="bullet"/>
      <w:lvlText w:val="­"/>
      <w:lvlJc w:val="left"/>
      <w:pPr>
        <w:ind w:left="360" w:hanging="360"/>
      </w:pPr>
      <w:rPr>
        <w:rFonts w:ascii="Courier New" w:hAnsi="Courier New" w:hint="default"/>
      </w:rPr>
    </w:lvl>
    <w:lvl w:ilvl="1" w:tplc="04160003" w:tentative="1">
      <w:start w:val="1"/>
      <w:numFmt w:val="bullet"/>
      <w:lvlText w:val="o"/>
      <w:lvlJc w:val="left"/>
      <w:pPr>
        <w:ind w:left="12" w:hanging="360"/>
      </w:pPr>
      <w:rPr>
        <w:rFonts w:ascii="Courier New" w:hAnsi="Courier New" w:cs="Courier New" w:hint="default"/>
      </w:rPr>
    </w:lvl>
    <w:lvl w:ilvl="2" w:tplc="04160005" w:tentative="1">
      <w:start w:val="1"/>
      <w:numFmt w:val="bullet"/>
      <w:lvlText w:val=""/>
      <w:lvlJc w:val="left"/>
      <w:pPr>
        <w:ind w:left="732" w:hanging="360"/>
      </w:pPr>
      <w:rPr>
        <w:rFonts w:ascii="Wingdings" w:hAnsi="Wingdings" w:hint="default"/>
      </w:rPr>
    </w:lvl>
    <w:lvl w:ilvl="3" w:tplc="04160001" w:tentative="1">
      <w:start w:val="1"/>
      <w:numFmt w:val="bullet"/>
      <w:lvlText w:val=""/>
      <w:lvlJc w:val="left"/>
      <w:pPr>
        <w:ind w:left="1452" w:hanging="360"/>
      </w:pPr>
      <w:rPr>
        <w:rFonts w:ascii="Symbol" w:hAnsi="Symbol" w:hint="default"/>
      </w:rPr>
    </w:lvl>
    <w:lvl w:ilvl="4" w:tplc="04160003" w:tentative="1">
      <w:start w:val="1"/>
      <w:numFmt w:val="bullet"/>
      <w:lvlText w:val="o"/>
      <w:lvlJc w:val="left"/>
      <w:pPr>
        <w:ind w:left="2172" w:hanging="360"/>
      </w:pPr>
      <w:rPr>
        <w:rFonts w:ascii="Courier New" w:hAnsi="Courier New" w:cs="Courier New" w:hint="default"/>
      </w:rPr>
    </w:lvl>
    <w:lvl w:ilvl="5" w:tplc="04160005" w:tentative="1">
      <w:start w:val="1"/>
      <w:numFmt w:val="bullet"/>
      <w:lvlText w:val=""/>
      <w:lvlJc w:val="left"/>
      <w:pPr>
        <w:ind w:left="2892" w:hanging="360"/>
      </w:pPr>
      <w:rPr>
        <w:rFonts w:ascii="Wingdings" w:hAnsi="Wingdings" w:hint="default"/>
      </w:rPr>
    </w:lvl>
    <w:lvl w:ilvl="6" w:tplc="04160001" w:tentative="1">
      <w:start w:val="1"/>
      <w:numFmt w:val="bullet"/>
      <w:lvlText w:val=""/>
      <w:lvlJc w:val="left"/>
      <w:pPr>
        <w:ind w:left="3612" w:hanging="360"/>
      </w:pPr>
      <w:rPr>
        <w:rFonts w:ascii="Symbol" w:hAnsi="Symbol" w:hint="default"/>
      </w:rPr>
    </w:lvl>
    <w:lvl w:ilvl="7" w:tplc="04160003" w:tentative="1">
      <w:start w:val="1"/>
      <w:numFmt w:val="bullet"/>
      <w:lvlText w:val="o"/>
      <w:lvlJc w:val="left"/>
      <w:pPr>
        <w:ind w:left="4332" w:hanging="360"/>
      </w:pPr>
      <w:rPr>
        <w:rFonts w:ascii="Courier New" w:hAnsi="Courier New" w:cs="Courier New" w:hint="default"/>
      </w:rPr>
    </w:lvl>
    <w:lvl w:ilvl="8" w:tplc="04160005" w:tentative="1">
      <w:start w:val="1"/>
      <w:numFmt w:val="bullet"/>
      <w:lvlText w:val=""/>
      <w:lvlJc w:val="left"/>
      <w:pPr>
        <w:ind w:left="5052" w:hanging="360"/>
      </w:pPr>
      <w:rPr>
        <w:rFonts w:ascii="Wingdings" w:hAnsi="Wingdings" w:hint="default"/>
      </w:rPr>
    </w:lvl>
  </w:abstractNum>
  <w:abstractNum w:abstractNumId="20" w15:restartNumberingAfterBreak="0">
    <w:nsid w:val="67C718A1"/>
    <w:multiLevelType w:val="hybridMultilevel"/>
    <w:tmpl w:val="0444E47E"/>
    <w:lvl w:ilvl="0" w:tplc="04160005">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6D1F7A4A"/>
    <w:multiLevelType w:val="hybridMultilevel"/>
    <w:tmpl w:val="630C4312"/>
    <w:lvl w:ilvl="0" w:tplc="D2721FEA">
      <w:start w:val="1"/>
      <w:numFmt w:val="bullet"/>
      <w:lvlText w:val="­"/>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5"/>
  </w:num>
  <w:num w:numId="3">
    <w:abstractNumId w:val="16"/>
  </w:num>
  <w:num w:numId="4">
    <w:abstractNumId w:val="7"/>
  </w:num>
  <w:num w:numId="5">
    <w:abstractNumId w:val="11"/>
  </w:num>
  <w:num w:numId="6">
    <w:abstractNumId w:val="14"/>
  </w:num>
  <w:num w:numId="7">
    <w:abstractNumId w:val="21"/>
  </w:num>
  <w:num w:numId="8">
    <w:abstractNumId w:val="13"/>
  </w:num>
  <w:num w:numId="9">
    <w:abstractNumId w:val="17"/>
  </w:num>
  <w:num w:numId="10">
    <w:abstractNumId w:val="15"/>
  </w:num>
  <w:num w:numId="11">
    <w:abstractNumId w:val="6"/>
  </w:num>
  <w:num w:numId="12">
    <w:abstractNumId w:val="19"/>
  </w:num>
  <w:num w:numId="13">
    <w:abstractNumId w:val="20"/>
  </w:num>
  <w:num w:numId="14">
    <w:abstractNumId w:val="8"/>
  </w:num>
  <w:num w:numId="15">
    <w:abstractNumId w:val="12"/>
  </w:num>
  <w:num w:numId="16">
    <w:abstractNumId w:val="18"/>
  </w:num>
  <w:num w:numId="17">
    <w:abstractNumId w:val="9"/>
  </w:num>
  <w:num w:numId="18">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TrackMoves/>
  <w:defaultTabStop w:val="706"/>
  <w:autoHyphenation/>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E7F66"/>
    <w:rsid w:val="00000443"/>
    <w:rsid w:val="000014A1"/>
    <w:rsid w:val="00001A10"/>
    <w:rsid w:val="00002D31"/>
    <w:rsid w:val="00003F8A"/>
    <w:rsid w:val="00004519"/>
    <w:rsid w:val="00004633"/>
    <w:rsid w:val="0000629F"/>
    <w:rsid w:val="00006527"/>
    <w:rsid w:val="00007566"/>
    <w:rsid w:val="00007C3A"/>
    <w:rsid w:val="00012C14"/>
    <w:rsid w:val="00015E04"/>
    <w:rsid w:val="000162D2"/>
    <w:rsid w:val="00016448"/>
    <w:rsid w:val="00017C2F"/>
    <w:rsid w:val="0002375C"/>
    <w:rsid w:val="000240AB"/>
    <w:rsid w:val="000255A9"/>
    <w:rsid w:val="00026DCF"/>
    <w:rsid w:val="00026E6F"/>
    <w:rsid w:val="000273F9"/>
    <w:rsid w:val="0003145B"/>
    <w:rsid w:val="00031973"/>
    <w:rsid w:val="00033AB6"/>
    <w:rsid w:val="0003524E"/>
    <w:rsid w:val="000358F2"/>
    <w:rsid w:val="0003687F"/>
    <w:rsid w:val="00036DF1"/>
    <w:rsid w:val="00036F6E"/>
    <w:rsid w:val="00041C23"/>
    <w:rsid w:val="0004212C"/>
    <w:rsid w:val="00042155"/>
    <w:rsid w:val="00042CEB"/>
    <w:rsid w:val="00042E59"/>
    <w:rsid w:val="0004370E"/>
    <w:rsid w:val="00043725"/>
    <w:rsid w:val="000437C1"/>
    <w:rsid w:val="00047DE4"/>
    <w:rsid w:val="000501E0"/>
    <w:rsid w:val="00050EEC"/>
    <w:rsid w:val="0005204F"/>
    <w:rsid w:val="00054392"/>
    <w:rsid w:val="00056300"/>
    <w:rsid w:val="00056AD1"/>
    <w:rsid w:val="00057DA6"/>
    <w:rsid w:val="0006050D"/>
    <w:rsid w:val="0006171A"/>
    <w:rsid w:val="00061832"/>
    <w:rsid w:val="00061ED6"/>
    <w:rsid w:val="00062DF5"/>
    <w:rsid w:val="00062F5D"/>
    <w:rsid w:val="00063EDC"/>
    <w:rsid w:val="00064844"/>
    <w:rsid w:val="000650C9"/>
    <w:rsid w:val="00065CE7"/>
    <w:rsid w:val="00065F5A"/>
    <w:rsid w:val="000663EB"/>
    <w:rsid w:val="000706A2"/>
    <w:rsid w:val="00070973"/>
    <w:rsid w:val="0007145F"/>
    <w:rsid w:val="00071C68"/>
    <w:rsid w:val="000751D3"/>
    <w:rsid w:val="000762C8"/>
    <w:rsid w:val="0007720B"/>
    <w:rsid w:val="000775B5"/>
    <w:rsid w:val="000808CF"/>
    <w:rsid w:val="000827B1"/>
    <w:rsid w:val="000835C1"/>
    <w:rsid w:val="000835D3"/>
    <w:rsid w:val="0008471F"/>
    <w:rsid w:val="00085CC6"/>
    <w:rsid w:val="00086422"/>
    <w:rsid w:val="000914C7"/>
    <w:rsid w:val="00091B47"/>
    <w:rsid w:val="00093820"/>
    <w:rsid w:val="00093CDD"/>
    <w:rsid w:val="0009482E"/>
    <w:rsid w:val="00096BAF"/>
    <w:rsid w:val="00097C05"/>
    <w:rsid w:val="000A0F4B"/>
    <w:rsid w:val="000A2452"/>
    <w:rsid w:val="000A3635"/>
    <w:rsid w:val="000A4C7A"/>
    <w:rsid w:val="000A556D"/>
    <w:rsid w:val="000A663D"/>
    <w:rsid w:val="000A6DA3"/>
    <w:rsid w:val="000B31F5"/>
    <w:rsid w:val="000B3AEA"/>
    <w:rsid w:val="000B3B35"/>
    <w:rsid w:val="000B6961"/>
    <w:rsid w:val="000C089C"/>
    <w:rsid w:val="000C1277"/>
    <w:rsid w:val="000C1AB7"/>
    <w:rsid w:val="000C2362"/>
    <w:rsid w:val="000C5C70"/>
    <w:rsid w:val="000C6B8F"/>
    <w:rsid w:val="000C79D7"/>
    <w:rsid w:val="000D2954"/>
    <w:rsid w:val="000D374D"/>
    <w:rsid w:val="000D3EA5"/>
    <w:rsid w:val="000D57ED"/>
    <w:rsid w:val="000D5859"/>
    <w:rsid w:val="000D6FC5"/>
    <w:rsid w:val="000E027D"/>
    <w:rsid w:val="000E0A86"/>
    <w:rsid w:val="000E22F2"/>
    <w:rsid w:val="000E26DC"/>
    <w:rsid w:val="000E3367"/>
    <w:rsid w:val="000E4349"/>
    <w:rsid w:val="000E4745"/>
    <w:rsid w:val="000E50F6"/>
    <w:rsid w:val="000E5D00"/>
    <w:rsid w:val="000E7175"/>
    <w:rsid w:val="000F004A"/>
    <w:rsid w:val="000F0A7B"/>
    <w:rsid w:val="000F196A"/>
    <w:rsid w:val="000F1A7A"/>
    <w:rsid w:val="000F3113"/>
    <w:rsid w:val="000F4D87"/>
    <w:rsid w:val="000F5296"/>
    <w:rsid w:val="000F69ED"/>
    <w:rsid w:val="000F6F2B"/>
    <w:rsid w:val="000F6F92"/>
    <w:rsid w:val="0010028A"/>
    <w:rsid w:val="00100AC8"/>
    <w:rsid w:val="00100BDC"/>
    <w:rsid w:val="00102222"/>
    <w:rsid w:val="0010519C"/>
    <w:rsid w:val="00105BE4"/>
    <w:rsid w:val="00105CA0"/>
    <w:rsid w:val="001067A7"/>
    <w:rsid w:val="0010685E"/>
    <w:rsid w:val="00106997"/>
    <w:rsid w:val="00106D85"/>
    <w:rsid w:val="00110A0C"/>
    <w:rsid w:val="00111BF3"/>
    <w:rsid w:val="00113321"/>
    <w:rsid w:val="00114294"/>
    <w:rsid w:val="00115318"/>
    <w:rsid w:val="00115950"/>
    <w:rsid w:val="00115AD7"/>
    <w:rsid w:val="00120159"/>
    <w:rsid w:val="00121202"/>
    <w:rsid w:val="00121E3D"/>
    <w:rsid w:val="001222DF"/>
    <w:rsid w:val="0012522F"/>
    <w:rsid w:val="0012585B"/>
    <w:rsid w:val="00125982"/>
    <w:rsid w:val="00125D65"/>
    <w:rsid w:val="0013031A"/>
    <w:rsid w:val="001306BD"/>
    <w:rsid w:val="001308B6"/>
    <w:rsid w:val="001323AD"/>
    <w:rsid w:val="0013328F"/>
    <w:rsid w:val="0013375B"/>
    <w:rsid w:val="00133D30"/>
    <w:rsid w:val="00135F64"/>
    <w:rsid w:val="0013695E"/>
    <w:rsid w:val="0013756E"/>
    <w:rsid w:val="00140361"/>
    <w:rsid w:val="001415CE"/>
    <w:rsid w:val="00141BCF"/>
    <w:rsid w:val="00141CD6"/>
    <w:rsid w:val="00142683"/>
    <w:rsid w:val="00142B59"/>
    <w:rsid w:val="00145163"/>
    <w:rsid w:val="001453F7"/>
    <w:rsid w:val="00145878"/>
    <w:rsid w:val="00145F77"/>
    <w:rsid w:val="00146028"/>
    <w:rsid w:val="001465BE"/>
    <w:rsid w:val="00147983"/>
    <w:rsid w:val="001479FD"/>
    <w:rsid w:val="00147A46"/>
    <w:rsid w:val="00147D48"/>
    <w:rsid w:val="00147FB7"/>
    <w:rsid w:val="001508C6"/>
    <w:rsid w:val="00151187"/>
    <w:rsid w:val="00152983"/>
    <w:rsid w:val="00154F81"/>
    <w:rsid w:val="00155ACE"/>
    <w:rsid w:val="00156D38"/>
    <w:rsid w:val="00156E93"/>
    <w:rsid w:val="00157503"/>
    <w:rsid w:val="00157580"/>
    <w:rsid w:val="00157B43"/>
    <w:rsid w:val="00157D46"/>
    <w:rsid w:val="001639C9"/>
    <w:rsid w:val="0016580A"/>
    <w:rsid w:val="001662E7"/>
    <w:rsid w:val="001667B2"/>
    <w:rsid w:val="00167DAF"/>
    <w:rsid w:val="001725D8"/>
    <w:rsid w:val="001737E4"/>
    <w:rsid w:val="00175162"/>
    <w:rsid w:val="00177B3A"/>
    <w:rsid w:val="001807F9"/>
    <w:rsid w:val="00180E5E"/>
    <w:rsid w:val="00181B1A"/>
    <w:rsid w:val="00181BA9"/>
    <w:rsid w:val="00183B09"/>
    <w:rsid w:val="001852BA"/>
    <w:rsid w:val="001856BA"/>
    <w:rsid w:val="00185B50"/>
    <w:rsid w:val="001861DC"/>
    <w:rsid w:val="001867B6"/>
    <w:rsid w:val="00186F05"/>
    <w:rsid w:val="00187369"/>
    <w:rsid w:val="0019175C"/>
    <w:rsid w:val="00194DED"/>
    <w:rsid w:val="0019645D"/>
    <w:rsid w:val="001969CB"/>
    <w:rsid w:val="00196DAD"/>
    <w:rsid w:val="001A06BA"/>
    <w:rsid w:val="001A0F1B"/>
    <w:rsid w:val="001A127B"/>
    <w:rsid w:val="001A23D1"/>
    <w:rsid w:val="001A32B6"/>
    <w:rsid w:val="001A5AFD"/>
    <w:rsid w:val="001A6A5C"/>
    <w:rsid w:val="001A7282"/>
    <w:rsid w:val="001B086B"/>
    <w:rsid w:val="001B097F"/>
    <w:rsid w:val="001B0DDD"/>
    <w:rsid w:val="001B0E58"/>
    <w:rsid w:val="001B1319"/>
    <w:rsid w:val="001B2101"/>
    <w:rsid w:val="001B2220"/>
    <w:rsid w:val="001B330A"/>
    <w:rsid w:val="001B3554"/>
    <w:rsid w:val="001B359D"/>
    <w:rsid w:val="001B38B4"/>
    <w:rsid w:val="001B4F86"/>
    <w:rsid w:val="001B551B"/>
    <w:rsid w:val="001B56AE"/>
    <w:rsid w:val="001B5DBA"/>
    <w:rsid w:val="001B6098"/>
    <w:rsid w:val="001B6BA3"/>
    <w:rsid w:val="001C1A4C"/>
    <w:rsid w:val="001C222D"/>
    <w:rsid w:val="001C23EB"/>
    <w:rsid w:val="001C2480"/>
    <w:rsid w:val="001C306C"/>
    <w:rsid w:val="001C5476"/>
    <w:rsid w:val="001C7D1F"/>
    <w:rsid w:val="001D0D78"/>
    <w:rsid w:val="001D0FD7"/>
    <w:rsid w:val="001D2067"/>
    <w:rsid w:val="001D2DEA"/>
    <w:rsid w:val="001D6A44"/>
    <w:rsid w:val="001D715E"/>
    <w:rsid w:val="001D72E4"/>
    <w:rsid w:val="001D79B6"/>
    <w:rsid w:val="001E0557"/>
    <w:rsid w:val="001E06C5"/>
    <w:rsid w:val="001E0D3A"/>
    <w:rsid w:val="001E1253"/>
    <w:rsid w:val="001E1E6E"/>
    <w:rsid w:val="001E2555"/>
    <w:rsid w:val="001E55D6"/>
    <w:rsid w:val="001E61CD"/>
    <w:rsid w:val="001E6C25"/>
    <w:rsid w:val="001E73C4"/>
    <w:rsid w:val="001F0F4E"/>
    <w:rsid w:val="001F1C7C"/>
    <w:rsid w:val="001F2EA5"/>
    <w:rsid w:val="001F3BE2"/>
    <w:rsid w:val="001F40C7"/>
    <w:rsid w:val="001F4ACE"/>
    <w:rsid w:val="001F4AD3"/>
    <w:rsid w:val="001F52AC"/>
    <w:rsid w:val="001F549B"/>
    <w:rsid w:val="001F581F"/>
    <w:rsid w:val="001F608F"/>
    <w:rsid w:val="001F6FAD"/>
    <w:rsid w:val="001F7487"/>
    <w:rsid w:val="001F7AE8"/>
    <w:rsid w:val="00203A8A"/>
    <w:rsid w:val="002041CA"/>
    <w:rsid w:val="002054EE"/>
    <w:rsid w:val="002065D2"/>
    <w:rsid w:val="00210694"/>
    <w:rsid w:val="002107B5"/>
    <w:rsid w:val="002125F7"/>
    <w:rsid w:val="00215AD6"/>
    <w:rsid w:val="00217105"/>
    <w:rsid w:val="002212F1"/>
    <w:rsid w:val="00225521"/>
    <w:rsid w:val="00232123"/>
    <w:rsid w:val="00232DB2"/>
    <w:rsid w:val="00233754"/>
    <w:rsid w:val="00235C5A"/>
    <w:rsid w:val="00236464"/>
    <w:rsid w:val="00236591"/>
    <w:rsid w:val="00236750"/>
    <w:rsid w:val="00240EA9"/>
    <w:rsid w:val="00240EDE"/>
    <w:rsid w:val="002423D8"/>
    <w:rsid w:val="002425C4"/>
    <w:rsid w:val="00245424"/>
    <w:rsid w:val="0024703C"/>
    <w:rsid w:val="00250A46"/>
    <w:rsid w:val="00251303"/>
    <w:rsid w:val="00254EF6"/>
    <w:rsid w:val="00255815"/>
    <w:rsid w:val="00255B0C"/>
    <w:rsid w:val="00255F97"/>
    <w:rsid w:val="00256E8F"/>
    <w:rsid w:val="002572D7"/>
    <w:rsid w:val="002578AC"/>
    <w:rsid w:val="00260618"/>
    <w:rsid w:val="00260900"/>
    <w:rsid w:val="00260C9D"/>
    <w:rsid w:val="00260D15"/>
    <w:rsid w:val="00260D9D"/>
    <w:rsid w:val="00260E79"/>
    <w:rsid w:val="00260F99"/>
    <w:rsid w:val="00261798"/>
    <w:rsid w:val="00264CB3"/>
    <w:rsid w:val="00264E56"/>
    <w:rsid w:val="002663D7"/>
    <w:rsid w:val="00270E82"/>
    <w:rsid w:val="00270F5F"/>
    <w:rsid w:val="00273532"/>
    <w:rsid w:val="0027368E"/>
    <w:rsid w:val="00273966"/>
    <w:rsid w:val="00273C62"/>
    <w:rsid w:val="00273CEF"/>
    <w:rsid w:val="002748EB"/>
    <w:rsid w:val="00274F17"/>
    <w:rsid w:val="00277270"/>
    <w:rsid w:val="00277514"/>
    <w:rsid w:val="00277D5F"/>
    <w:rsid w:val="0028122A"/>
    <w:rsid w:val="00282538"/>
    <w:rsid w:val="00282AA7"/>
    <w:rsid w:val="00283E1E"/>
    <w:rsid w:val="0028401B"/>
    <w:rsid w:val="002866D0"/>
    <w:rsid w:val="00286E54"/>
    <w:rsid w:val="00286F22"/>
    <w:rsid w:val="00292696"/>
    <w:rsid w:val="002927AA"/>
    <w:rsid w:val="002933DE"/>
    <w:rsid w:val="002940BE"/>
    <w:rsid w:val="0029414B"/>
    <w:rsid w:val="00295E87"/>
    <w:rsid w:val="002971A4"/>
    <w:rsid w:val="002977C2"/>
    <w:rsid w:val="002A1612"/>
    <w:rsid w:val="002A17A5"/>
    <w:rsid w:val="002A22BC"/>
    <w:rsid w:val="002A34CE"/>
    <w:rsid w:val="002A3563"/>
    <w:rsid w:val="002A36C1"/>
    <w:rsid w:val="002A3CCC"/>
    <w:rsid w:val="002B059C"/>
    <w:rsid w:val="002B1BB2"/>
    <w:rsid w:val="002B200F"/>
    <w:rsid w:val="002B262A"/>
    <w:rsid w:val="002B3A6F"/>
    <w:rsid w:val="002B3FB2"/>
    <w:rsid w:val="002B3FCE"/>
    <w:rsid w:val="002B4E75"/>
    <w:rsid w:val="002B6F80"/>
    <w:rsid w:val="002C03AF"/>
    <w:rsid w:val="002C0D02"/>
    <w:rsid w:val="002C14BC"/>
    <w:rsid w:val="002C1D75"/>
    <w:rsid w:val="002C25D8"/>
    <w:rsid w:val="002C4862"/>
    <w:rsid w:val="002C4AC9"/>
    <w:rsid w:val="002D1EB5"/>
    <w:rsid w:val="002D783E"/>
    <w:rsid w:val="002E09C1"/>
    <w:rsid w:val="002E0CDD"/>
    <w:rsid w:val="002E150E"/>
    <w:rsid w:val="002E1FEA"/>
    <w:rsid w:val="002E26B9"/>
    <w:rsid w:val="002E2DFD"/>
    <w:rsid w:val="002E2EDB"/>
    <w:rsid w:val="002E6408"/>
    <w:rsid w:val="002E6B2A"/>
    <w:rsid w:val="002E76EB"/>
    <w:rsid w:val="002F166C"/>
    <w:rsid w:val="002F3C2A"/>
    <w:rsid w:val="002F4D23"/>
    <w:rsid w:val="002F762D"/>
    <w:rsid w:val="002F796A"/>
    <w:rsid w:val="002F7F8F"/>
    <w:rsid w:val="0030026D"/>
    <w:rsid w:val="003011A5"/>
    <w:rsid w:val="00301B58"/>
    <w:rsid w:val="0030270E"/>
    <w:rsid w:val="00303607"/>
    <w:rsid w:val="003044FB"/>
    <w:rsid w:val="00304536"/>
    <w:rsid w:val="00304FA5"/>
    <w:rsid w:val="00305F73"/>
    <w:rsid w:val="003115A2"/>
    <w:rsid w:val="00311951"/>
    <w:rsid w:val="00311DEF"/>
    <w:rsid w:val="003123D4"/>
    <w:rsid w:val="003138B8"/>
    <w:rsid w:val="00314F79"/>
    <w:rsid w:val="003163DE"/>
    <w:rsid w:val="003177B4"/>
    <w:rsid w:val="00320EA9"/>
    <w:rsid w:val="00321EFB"/>
    <w:rsid w:val="003225C7"/>
    <w:rsid w:val="00322789"/>
    <w:rsid w:val="00322A46"/>
    <w:rsid w:val="00322BB9"/>
    <w:rsid w:val="00323135"/>
    <w:rsid w:val="003232F1"/>
    <w:rsid w:val="003233F6"/>
    <w:rsid w:val="0032440F"/>
    <w:rsid w:val="003268E3"/>
    <w:rsid w:val="00327ED6"/>
    <w:rsid w:val="00331B81"/>
    <w:rsid w:val="00332025"/>
    <w:rsid w:val="003338CB"/>
    <w:rsid w:val="003345D9"/>
    <w:rsid w:val="00334623"/>
    <w:rsid w:val="00334BA1"/>
    <w:rsid w:val="00334E8B"/>
    <w:rsid w:val="00335FF2"/>
    <w:rsid w:val="003376A8"/>
    <w:rsid w:val="00337CC2"/>
    <w:rsid w:val="00342A07"/>
    <w:rsid w:val="003440BD"/>
    <w:rsid w:val="0034416A"/>
    <w:rsid w:val="00345055"/>
    <w:rsid w:val="00345DBC"/>
    <w:rsid w:val="00347158"/>
    <w:rsid w:val="00347F79"/>
    <w:rsid w:val="00350441"/>
    <w:rsid w:val="0035047F"/>
    <w:rsid w:val="003509AD"/>
    <w:rsid w:val="003510D3"/>
    <w:rsid w:val="003516A9"/>
    <w:rsid w:val="00352895"/>
    <w:rsid w:val="00352BAC"/>
    <w:rsid w:val="00353797"/>
    <w:rsid w:val="00353B8A"/>
    <w:rsid w:val="00354737"/>
    <w:rsid w:val="003549D5"/>
    <w:rsid w:val="00355760"/>
    <w:rsid w:val="00355A3E"/>
    <w:rsid w:val="003573E1"/>
    <w:rsid w:val="00357CA4"/>
    <w:rsid w:val="00361038"/>
    <w:rsid w:val="00361AA2"/>
    <w:rsid w:val="00362B14"/>
    <w:rsid w:val="00363492"/>
    <w:rsid w:val="00363FBB"/>
    <w:rsid w:val="003659E7"/>
    <w:rsid w:val="00365E55"/>
    <w:rsid w:val="0036603E"/>
    <w:rsid w:val="00367043"/>
    <w:rsid w:val="0036715A"/>
    <w:rsid w:val="0037014C"/>
    <w:rsid w:val="00370B0E"/>
    <w:rsid w:val="0037110B"/>
    <w:rsid w:val="003714DD"/>
    <w:rsid w:val="00371539"/>
    <w:rsid w:val="00371780"/>
    <w:rsid w:val="00371CE0"/>
    <w:rsid w:val="003744B5"/>
    <w:rsid w:val="003759D1"/>
    <w:rsid w:val="00376B1A"/>
    <w:rsid w:val="00376C40"/>
    <w:rsid w:val="00377F9F"/>
    <w:rsid w:val="00381C33"/>
    <w:rsid w:val="00381DB2"/>
    <w:rsid w:val="00382679"/>
    <w:rsid w:val="00382A53"/>
    <w:rsid w:val="00384CC6"/>
    <w:rsid w:val="00384DF6"/>
    <w:rsid w:val="00387380"/>
    <w:rsid w:val="003876EE"/>
    <w:rsid w:val="00387803"/>
    <w:rsid w:val="003913B1"/>
    <w:rsid w:val="00391666"/>
    <w:rsid w:val="00391984"/>
    <w:rsid w:val="00391F6F"/>
    <w:rsid w:val="00392BDE"/>
    <w:rsid w:val="003942C9"/>
    <w:rsid w:val="003974C8"/>
    <w:rsid w:val="003A05C1"/>
    <w:rsid w:val="003A18CA"/>
    <w:rsid w:val="003A1EB0"/>
    <w:rsid w:val="003A220F"/>
    <w:rsid w:val="003A3B90"/>
    <w:rsid w:val="003A4058"/>
    <w:rsid w:val="003A4453"/>
    <w:rsid w:val="003A4B88"/>
    <w:rsid w:val="003A4C9C"/>
    <w:rsid w:val="003B15D0"/>
    <w:rsid w:val="003B3199"/>
    <w:rsid w:val="003B6F82"/>
    <w:rsid w:val="003B7020"/>
    <w:rsid w:val="003C0B5A"/>
    <w:rsid w:val="003C0B97"/>
    <w:rsid w:val="003C0D22"/>
    <w:rsid w:val="003C11BC"/>
    <w:rsid w:val="003C3799"/>
    <w:rsid w:val="003C638A"/>
    <w:rsid w:val="003C6FB7"/>
    <w:rsid w:val="003D02E2"/>
    <w:rsid w:val="003D1566"/>
    <w:rsid w:val="003D29E3"/>
    <w:rsid w:val="003D2F0D"/>
    <w:rsid w:val="003D30CE"/>
    <w:rsid w:val="003D38CF"/>
    <w:rsid w:val="003D47FB"/>
    <w:rsid w:val="003D4966"/>
    <w:rsid w:val="003D4EB9"/>
    <w:rsid w:val="003D5787"/>
    <w:rsid w:val="003D6B90"/>
    <w:rsid w:val="003E1B1A"/>
    <w:rsid w:val="003E1BDC"/>
    <w:rsid w:val="003E5173"/>
    <w:rsid w:val="003E53D2"/>
    <w:rsid w:val="003E6022"/>
    <w:rsid w:val="003E6223"/>
    <w:rsid w:val="003E759F"/>
    <w:rsid w:val="003F0BFB"/>
    <w:rsid w:val="003F0E25"/>
    <w:rsid w:val="003F2026"/>
    <w:rsid w:val="003F2586"/>
    <w:rsid w:val="003F261A"/>
    <w:rsid w:val="003F2DC5"/>
    <w:rsid w:val="003F35CA"/>
    <w:rsid w:val="003F40DD"/>
    <w:rsid w:val="003F53DB"/>
    <w:rsid w:val="003F7A3A"/>
    <w:rsid w:val="00402139"/>
    <w:rsid w:val="00403DF2"/>
    <w:rsid w:val="004068C6"/>
    <w:rsid w:val="00410F55"/>
    <w:rsid w:val="00411140"/>
    <w:rsid w:val="004113D6"/>
    <w:rsid w:val="0041307B"/>
    <w:rsid w:val="0041611D"/>
    <w:rsid w:val="00417756"/>
    <w:rsid w:val="00417993"/>
    <w:rsid w:val="004208F9"/>
    <w:rsid w:val="0042119B"/>
    <w:rsid w:val="004211E8"/>
    <w:rsid w:val="00421521"/>
    <w:rsid w:val="004220FD"/>
    <w:rsid w:val="00423F12"/>
    <w:rsid w:val="00430515"/>
    <w:rsid w:val="00430D96"/>
    <w:rsid w:val="00431C38"/>
    <w:rsid w:val="00433E60"/>
    <w:rsid w:val="00434149"/>
    <w:rsid w:val="0043539E"/>
    <w:rsid w:val="00435FCB"/>
    <w:rsid w:val="00437773"/>
    <w:rsid w:val="004411E4"/>
    <w:rsid w:val="00445826"/>
    <w:rsid w:val="004475D4"/>
    <w:rsid w:val="0044788D"/>
    <w:rsid w:val="00447FA3"/>
    <w:rsid w:val="0045127A"/>
    <w:rsid w:val="00454C56"/>
    <w:rsid w:val="0045558F"/>
    <w:rsid w:val="00457A5B"/>
    <w:rsid w:val="00457BEE"/>
    <w:rsid w:val="004605BC"/>
    <w:rsid w:val="004612D2"/>
    <w:rsid w:val="004615CB"/>
    <w:rsid w:val="00462F13"/>
    <w:rsid w:val="004637ED"/>
    <w:rsid w:val="004653FB"/>
    <w:rsid w:val="00471B1E"/>
    <w:rsid w:val="00472741"/>
    <w:rsid w:val="00473BE8"/>
    <w:rsid w:val="00473E40"/>
    <w:rsid w:val="00474C51"/>
    <w:rsid w:val="00475FB0"/>
    <w:rsid w:val="004767B4"/>
    <w:rsid w:val="00476D33"/>
    <w:rsid w:val="00477575"/>
    <w:rsid w:val="00477F96"/>
    <w:rsid w:val="004802C8"/>
    <w:rsid w:val="004802E8"/>
    <w:rsid w:val="00481460"/>
    <w:rsid w:val="004839A1"/>
    <w:rsid w:val="004851CE"/>
    <w:rsid w:val="004866D4"/>
    <w:rsid w:val="004867C9"/>
    <w:rsid w:val="00486DF3"/>
    <w:rsid w:val="004878AD"/>
    <w:rsid w:val="00491C16"/>
    <w:rsid w:val="0049200D"/>
    <w:rsid w:val="00492978"/>
    <w:rsid w:val="0049311B"/>
    <w:rsid w:val="00493178"/>
    <w:rsid w:val="0049585A"/>
    <w:rsid w:val="004979E8"/>
    <w:rsid w:val="004A08DA"/>
    <w:rsid w:val="004A1C0B"/>
    <w:rsid w:val="004A391C"/>
    <w:rsid w:val="004A3E3E"/>
    <w:rsid w:val="004A4851"/>
    <w:rsid w:val="004A5035"/>
    <w:rsid w:val="004A6D9A"/>
    <w:rsid w:val="004A7187"/>
    <w:rsid w:val="004A7BDD"/>
    <w:rsid w:val="004B231B"/>
    <w:rsid w:val="004B3B5E"/>
    <w:rsid w:val="004B4C9C"/>
    <w:rsid w:val="004B4FA9"/>
    <w:rsid w:val="004B64ED"/>
    <w:rsid w:val="004B7F65"/>
    <w:rsid w:val="004C0EC6"/>
    <w:rsid w:val="004C0F57"/>
    <w:rsid w:val="004C1487"/>
    <w:rsid w:val="004C2595"/>
    <w:rsid w:val="004C2808"/>
    <w:rsid w:val="004C33CE"/>
    <w:rsid w:val="004C41DF"/>
    <w:rsid w:val="004C4EAE"/>
    <w:rsid w:val="004C6387"/>
    <w:rsid w:val="004C67B8"/>
    <w:rsid w:val="004C7CC3"/>
    <w:rsid w:val="004D3998"/>
    <w:rsid w:val="004D7CE3"/>
    <w:rsid w:val="004E0920"/>
    <w:rsid w:val="004E0BD7"/>
    <w:rsid w:val="004E10E3"/>
    <w:rsid w:val="004E120C"/>
    <w:rsid w:val="004E1FDC"/>
    <w:rsid w:val="004E41B6"/>
    <w:rsid w:val="004E6ED2"/>
    <w:rsid w:val="004E737E"/>
    <w:rsid w:val="004F2541"/>
    <w:rsid w:val="004F2725"/>
    <w:rsid w:val="004F43D2"/>
    <w:rsid w:val="004F489A"/>
    <w:rsid w:val="004F5AED"/>
    <w:rsid w:val="004F610E"/>
    <w:rsid w:val="004F7195"/>
    <w:rsid w:val="004F7EF9"/>
    <w:rsid w:val="0050068C"/>
    <w:rsid w:val="00500938"/>
    <w:rsid w:val="0050122A"/>
    <w:rsid w:val="00501D19"/>
    <w:rsid w:val="00502597"/>
    <w:rsid w:val="00502D4F"/>
    <w:rsid w:val="00502D6F"/>
    <w:rsid w:val="00503393"/>
    <w:rsid w:val="00503E84"/>
    <w:rsid w:val="0050405C"/>
    <w:rsid w:val="00504247"/>
    <w:rsid w:val="00504E0B"/>
    <w:rsid w:val="00504E97"/>
    <w:rsid w:val="00505785"/>
    <w:rsid w:val="005079C1"/>
    <w:rsid w:val="00507BED"/>
    <w:rsid w:val="005106D4"/>
    <w:rsid w:val="00512834"/>
    <w:rsid w:val="00512984"/>
    <w:rsid w:val="00514486"/>
    <w:rsid w:val="0051461C"/>
    <w:rsid w:val="005148E8"/>
    <w:rsid w:val="00514A5A"/>
    <w:rsid w:val="00514B43"/>
    <w:rsid w:val="00516037"/>
    <w:rsid w:val="00521682"/>
    <w:rsid w:val="00522F3F"/>
    <w:rsid w:val="00523989"/>
    <w:rsid w:val="00523DD3"/>
    <w:rsid w:val="00523F4E"/>
    <w:rsid w:val="00524655"/>
    <w:rsid w:val="00524DA7"/>
    <w:rsid w:val="00525315"/>
    <w:rsid w:val="00525FCC"/>
    <w:rsid w:val="00527323"/>
    <w:rsid w:val="00527741"/>
    <w:rsid w:val="00530244"/>
    <w:rsid w:val="00530618"/>
    <w:rsid w:val="00530CA0"/>
    <w:rsid w:val="00532F51"/>
    <w:rsid w:val="0053385C"/>
    <w:rsid w:val="00533C58"/>
    <w:rsid w:val="00534271"/>
    <w:rsid w:val="005344F6"/>
    <w:rsid w:val="00535E05"/>
    <w:rsid w:val="00540BB2"/>
    <w:rsid w:val="00541EAE"/>
    <w:rsid w:val="005427B4"/>
    <w:rsid w:val="005451D7"/>
    <w:rsid w:val="00545423"/>
    <w:rsid w:val="00545A85"/>
    <w:rsid w:val="00546563"/>
    <w:rsid w:val="00547812"/>
    <w:rsid w:val="00547FD9"/>
    <w:rsid w:val="00550661"/>
    <w:rsid w:val="00550E39"/>
    <w:rsid w:val="0055105B"/>
    <w:rsid w:val="005527CC"/>
    <w:rsid w:val="00553423"/>
    <w:rsid w:val="005562C1"/>
    <w:rsid w:val="005628A3"/>
    <w:rsid w:val="0056300C"/>
    <w:rsid w:val="00563AE3"/>
    <w:rsid w:val="005654AD"/>
    <w:rsid w:val="005656E1"/>
    <w:rsid w:val="00566EFC"/>
    <w:rsid w:val="005706A6"/>
    <w:rsid w:val="005715F6"/>
    <w:rsid w:val="00572119"/>
    <w:rsid w:val="005744DF"/>
    <w:rsid w:val="005751AA"/>
    <w:rsid w:val="00575CF2"/>
    <w:rsid w:val="005772A4"/>
    <w:rsid w:val="005801BD"/>
    <w:rsid w:val="00580E83"/>
    <w:rsid w:val="00582F26"/>
    <w:rsid w:val="00584123"/>
    <w:rsid w:val="0058465C"/>
    <w:rsid w:val="0058577B"/>
    <w:rsid w:val="00586BDD"/>
    <w:rsid w:val="00586E1F"/>
    <w:rsid w:val="00590FE4"/>
    <w:rsid w:val="005915DB"/>
    <w:rsid w:val="0059217A"/>
    <w:rsid w:val="00593984"/>
    <w:rsid w:val="00593FC5"/>
    <w:rsid w:val="005961D6"/>
    <w:rsid w:val="00596284"/>
    <w:rsid w:val="00597E57"/>
    <w:rsid w:val="005A0959"/>
    <w:rsid w:val="005A0A5F"/>
    <w:rsid w:val="005A13A5"/>
    <w:rsid w:val="005A2293"/>
    <w:rsid w:val="005A2F49"/>
    <w:rsid w:val="005A7E3B"/>
    <w:rsid w:val="005B01B7"/>
    <w:rsid w:val="005B10FF"/>
    <w:rsid w:val="005B2942"/>
    <w:rsid w:val="005B35B4"/>
    <w:rsid w:val="005B4ADA"/>
    <w:rsid w:val="005B5B63"/>
    <w:rsid w:val="005B5BD1"/>
    <w:rsid w:val="005B5D45"/>
    <w:rsid w:val="005B6151"/>
    <w:rsid w:val="005B7606"/>
    <w:rsid w:val="005B7989"/>
    <w:rsid w:val="005B7B0E"/>
    <w:rsid w:val="005B7B41"/>
    <w:rsid w:val="005B7CD6"/>
    <w:rsid w:val="005C2D74"/>
    <w:rsid w:val="005C3569"/>
    <w:rsid w:val="005C3FAE"/>
    <w:rsid w:val="005C549A"/>
    <w:rsid w:val="005C55A1"/>
    <w:rsid w:val="005C7FDE"/>
    <w:rsid w:val="005D05CC"/>
    <w:rsid w:val="005D158E"/>
    <w:rsid w:val="005D1FAE"/>
    <w:rsid w:val="005E0DFE"/>
    <w:rsid w:val="005E2C38"/>
    <w:rsid w:val="005E361F"/>
    <w:rsid w:val="005E4218"/>
    <w:rsid w:val="005E4B98"/>
    <w:rsid w:val="005E5232"/>
    <w:rsid w:val="005E605E"/>
    <w:rsid w:val="005E6BA9"/>
    <w:rsid w:val="005F24E7"/>
    <w:rsid w:val="005F2EF2"/>
    <w:rsid w:val="005F2FEC"/>
    <w:rsid w:val="005F42CB"/>
    <w:rsid w:val="005F4E38"/>
    <w:rsid w:val="005F6400"/>
    <w:rsid w:val="005F78F0"/>
    <w:rsid w:val="00600A68"/>
    <w:rsid w:val="00601DA3"/>
    <w:rsid w:val="00601DEB"/>
    <w:rsid w:val="00602CD9"/>
    <w:rsid w:val="006030FB"/>
    <w:rsid w:val="0060584E"/>
    <w:rsid w:val="00606250"/>
    <w:rsid w:val="006066A8"/>
    <w:rsid w:val="00610DB5"/>
    <w:rsid w:val="0061132A"/>
    <w:rsid w:val="006118FB"/>
    <w:rsid w:val="006123F3"/>
    <w:rsid w:val="00612CC5"/>
    <w:rsid w:val="00614C92"/>
    <w:rsid w:val="00614EE5"/>
    <w:rsid w:val="00615FA7"/>
    <w:rsid w:val="00617EDF"/>
    <w:rsid w:val="006200D1"/>
    <w:rsid w:val="006203D7"/>
    <w:rsid w:val="006209E9"/>
    <w:rsid w:val="00621D97"/>
    <w:rsid w:val="0062227C"/>
    <w:rsid w:val="00623630"/>
    <w:rsid w:val="006238F9"/>
    <w:rsid w:val="0062396F"/>
    <w:rsid w:val="00624507"/>
    <w:rsid w:val="00624B4B"/>
    <w:rsid w:val="00625BC8"/>
    <w:rsid w:val="006265B6"/>
    <w:rsid w:val="00627927"/>
    <w:rsid w:val="00627C54"/>
    <w:rsid w:val="00630755"/>
    <w:rsid w:val="0063196C"/>
    <w:rsid w:val="006324D4"/>
    <w:rsid w:val="00633550"/>
    <w:rsid w:val="0063396E"/>
    <w:rsid w:val="00633EAE"/>
    <w:rsid w:val="00634EC4"/>
    <w:rsid w:val="00635F42"/>
    <w:rsid w:val="0063764C"/>
    <w:rsid w:val="00640029"/>
    <w:rsid w:val="00640CF8"/>
    <w:rsid w:val="00643C6F"/>
    <w:rsid w:val="00644B71"/>
    <w:rsid w:val="00644C27"/>
    <w:rsid w:val="0064576E"/>
    <w:rsid w:val="00646E5C"/>
    <w:rsid w:val="00647F64"/>
    <w:rsid w:val="00650251"/>
    <w:rsid w:val="006503EA"/>
    <w:rsid w:val="00650BFD"/>
    <w:rsid w:val="006511CE"/>
    <w:rsid w:val="00652D9F"/>
    <w:rsid w:val="006531D1"/>
    <w:rsid w:val="00653E46"/>
    <w:rsid w:val="0065433E"/>
    <w:rsid w:val="006544F5"/>
    <w:rsid w:val="00654A83"/>
    <w:rsid w:val="0065523B"/>
    <w:rsid w:val="006572B5"/>
    <w:rsid w:val="00657E68"/>
    <w:rsid w:val="00660600"/>
    <w:rsid w:val="006630BF"/>
    <w:rsid w:val="006641A2"/>
    <w:rsid w:val="00664446"/>
    <w:rsid w:val="00664C9A"/>
    <w:rsid w:val="006679BC"/>
    <w:rsid w:val="00671070"/>
    <w:rsid w:val="006712E2"/>
    <w:rsid w:val="00672FFF"/>
    <w:rsid w:val="006731AB"/>
    <w:rsid w:val="006744C4"/>
    <w:rsid w:val="006744D8"/>
    <w:rsid w:val="00677FB1"/>
    <w:rsid w:val="00680672"/>
    <w:rsid w:val="006821D5"/>
    <w:rsid w:val="00682B89"/>
    <w:rsid w:val="00682C09"/>
    <w:rsid w:val="00683D5E"/>
    <w:rsid w:val="00683DEA"/>
    <w:rsid w:val="0068548A"/>
    <w:rsid w:val="006912C9"/>
    <w:rsid w:val="006914D1"/>
    <w:rsid w:val="006919E7"/>
    <w:rsid w:val="00692641"/>
    <w:rsid w:val="00692CD3"/>
    <w:rsid w:val="00692E4A"/>
    <w:rsid w:val="00694068"/>
    <w:rsid w:val="006942ED"/>
    <w:rsid w:val="00694533"/>
    <w:rsid w:val="006949F0"/>
    <w:rsid w:val="006A13FB"/>
    <w:rsid w:val="006A19BB"/>
    <w:rsid w:val="006A2CD5"/>
    <w:rsid w:val="006A35D1"/>
    <w:rsid w:val="006A3DFC"/>
    <w:rsid w:val="006A4CF6"/>
    <w:rsid w:val="006A4D4A"/>
    <w:rsid w:val="006B09EE"/>
    <w:rsid w:val="006B0A8E"/>
    <w:rsid w:val="006B1231"/>
    <w:rsid w:val="006B4920"/>
    <w:rsid w:val="006B5824"/>
    <w:rsid w:val="006B638D"/>
    <w:rsid w:val="006B6D37"/>
    <w:rsid w:val="006B7582"/>
    <w:rsid w:val="006C1289"/>
    <w:rsid w:val="006C15C2"/>
    <w:rsid w:val="006C5079"/>
    <w:rsid w:val="006D1DCC"/>
    <w:rsid w:val="006D28B1"/>
    <w:rsid w:val="006D29A2"/>
    <w:rsid w:val="006D4F1C"/>
    <w:rsid w:val="006D569F"/>
    <w:rsid w:val="006D5B41"/>
    <w:rsid w:val="006D62A8"/>
    <w:rsid w:val="006D62CB"/>
    <w:rsid w:val="006D7292"/>
    <w:rsid w:val="006D7DC8"/>
    <w:rsid w:val="006D7EAD"/>
    <w:rsid w:val="006E0AF3"/>
    <w:rsid w:val="006E2AD6"/>
    <w:rsid w:val="006E4060"/>
    <w:rsid w:val="006E47EC"/>
    <w:rsid w:val="006E52A9"/>
    <w:rsid w:val="006E66C6"/>
    <w:rsid w:val="006E6CBE"/>
    <w:rsid w:val="006E6FED"/>
    <w:rsid w:val="006E7964"/>
    <w:rsid w:val="006F04EB"/>
    <w:rsid w:val="006F1EA0"/>
    <w:rsid w:val="006F235F"/>
    <w:rsid w:val="006F2EA3"/>
    <w:rsid w:val="006F4ED9"/>
    <w:rsid w:val="006F591C"/>
    <w:rsid w:val="006F5966"/>
    <w:rsid w:val="006F6A9D"/>
    <w:rsid w:val="006F73CD"/>
    <w:rsid w:val="007011B5"/>
    <w:rsid w:val="007012CD"/>
    <w:rsid w:val="00701E94"/>
    <w:rsid w:val="00702CFC"/>
    <w:rsid w:val="007032C7"/>
    <w:rsid w:val="007037F5"/>
    <w:rsid w:val="00703C05"/>
    <w:rsid w:val="00704C92"/>
    <w:rsid w:val="00704CF5"/>
    <w:rsid w:val="007067FC"/>
    <w:rsid w:val="007101C8"/>
    <w:rsid w:val="00710AC2"/>
    <w:rsid w:val="00711686"/>
    <w:rsid w:val="00711713"/>
    <w:rsid w:val="007126C4"/>
    <w:rsid w:val="00712B65"/>
    <w:rsid w:val="00713902"/>
    <w:rsid w:val="007140E1"/>
    <w:rsid w:val="007163B7"/>
    <w:rsid w:val="00717CDA"/>
    <w:rsid w:val="00720580"/>
    <w:rsid w:val="007207E1"/>
    <w:rsid w:val="0072331F"/>
    <w:rsid w:val="00727FD0"/>
    <w:rsid w:val="00730F77"/>
    <w:rsid w:val="007318F4"/>
    <w:rsid w:val="00731D91"/>
    <w:rsid w:val="00734E2F"/>
    <w:rsid w:val="00735C93"/>
    <w:rsid w:val="007361D5"/>
    <w:rsid w:val="00736715"/>
    <w:rsid w:val="0074043C"/>
    <w:rsid w:val="0074076D"/>
    <w:rsid w:val="00740ADB"/>
    <w:rsid w:val="00740D0E"/>
    <w:rsid w:val="00742FC4"/>
    <w:rsid w:val="00743524"/>
    <w:rsid w:val="007442F8"/>
    <w:rsid w:val="00745C05"/>
    <w:rsid w:val="007474F8"/>
    <w:rsid w:val="00747A2B"/>
    <w:rsid w:val="00747A3E"/>
    <w:rsid w:val="0075196F"/>
    <w:rsid w:val="00752308"/>
    <w:rsid w:val="00752B36"/>
    <w:rsid w:val="0075557E"/>
    <w:rsid w:val="007555E3"/>
    <w:rsid w:val="00756D30"/>
    <w:rsid w:val="00761565"/>
    <w:rsid w:val="007620D3"/>
    <w:rsid w:val="00762CA9"/>
    <w:rsid w:val="00762F88"/>
    <w:rsid w:val="00765445"/>
    <w:rsid w:val="0076633E"/>
    <w:rsid w:val="00770CF0"/>
    <w:rsid w:val="00771F0E"/>
    <w:rsid w:val="00772AAC"/>
    <w:rsid w:val="00774D16"/>
    <w:rsid w:val="00774D8C"/>
    <w:rsid w:val="00774F9E"/>
    <w:rsid w:val="00775844"/>
    <w:rsid w:val="0077657D"/>
    <w:rsid w:val="00777438"/>
    <w:rsid w:val="0078020D"/>
    <w:rsid w:val="00780489"/>
    <w:rsid w:val="0078084F"/>
    <w:rsid w:val="00782948"/>
    <w:rsid w:val="007832B0"/>
    <w:rsid w:val="00784F22"/>
    <w:rsid w:val="00785FE2"/>
    <w:rsid w:val="007874F8"/>
    <w:rsid w:val="00787606"/>
    <w:rsid w:val="00787DD8"/>
    <w:rsid w:val="00790814"/>
    <w:rsid w:val="00790E1D"/>
    <w:rsid w:val="00791A6B"/>
    <w:rsid w:val="00792AB7"/>
    <w:rsid w:val="00792BAB"/>
    <w:rsid w:val="00792D4C"/>
    <w:rsid w:val="00794EDC"/>
    <w:rsid w:val="00794F34"/>
    <w:rsid w:val="00796107"/>
    <w:rsid w:val="00797302"/>
    <w:rsid w:val="007A2B80"/>
    <w:rsid w:val="007A2DF4"/>
    <w:rsid w:val="007A3656"/>
    <w:rsid w:val="007B0882"/>
    <w:rsid w:val="007B08DB"/>
    <w:rsid w:val="007B1493"/>
    <w:rsid w:val="007B1A2F"/>
    <w:rsid w:val="007B2C6B"/>
    <w:rsid w:val="007B2DDB"/>
    <w:rsid w:val="007B450D"/>
    <w:rsid w:val="007B454F"/>
    <w:rsid w:val="007B58BC"/>
    <w:rsid w:val="007B62AF"/>
    <w:rsid w:val="007B7A7C"/>
    <w:rsid w:val="007C0A91"/>
    <w:rsid w:val="007C0C29"/>
    <w:rsid w:val="007C12B6"/>
    <w:rsid w:val="007C3FD0"/>
    <w:rsid w:val="007C73F1"/>
    <w:rsid w:val="007C7CBA"/>
    <w:rsid w:val="007D06B9"/>
    <w:rsid w:val="007D1BF0"/>
    <w:rsid w:val="007D3670"/>
    <w:rsid w:val="007D49E6"/>
    <w:rsid w:val="007D573C"/>
    <w:rsid w:val="007D5B77"/>
    <w:rsid w:val="007D5EF7"/>
    <w:rsid w:val="007D6299"/>
    <w:rsid w:val="007D7927"/>
    <w:rsid w:val="007D7AAF"/>
    <w:rsid w:val="007E0C4E"/>
    <w:rsid w:val="007E1C4A"/>
    <w:rsid w:val="007E2918"/>
    <w:rsid w:val="007E41F3"/>
    <w:rsid w:val="007E4440"/>
    <w:rsid w:val="007E5591"/>
    <w:rsid w:val="007E5A9E"/>
    <w:rsid w:val="007E717B"/>
    <w:rsid w:val="007F0A1C"/>
    <w:rsid w:val="007F40E3"/>
    <w:rsid w:val="007F545D"/>
    <w:rsid w:val="007F552D"/>
    <w:rsid w:val="007F5A12"/>
    <w:rsid w:val="008018E1"/>
    <w:rsid w:val="00801AAD"/>
    <w:rsid w:val="00802981"/>
    <w:rsid w:val="00802A8D"/>
    <w:rsid w:val="00803CE8"/>
    <w:rsid w:val="008052B6"/>
    <w:rsid w:val="0080533D"/>
    <w:rsid w:val="00805A59"/>
    <w:rsid w:val="00807335"/>
    <w:rsid w:val="00807F23"/>
    <w:rsid w:val="00811C37"/>
    <w:rsid w:val="00812F8A"/>
    <w:rsid w:val="0081391D"/>
    <w:rsid w:val="00814CC4"/>
    <w:rsid w:val="00815EF4"/>
    <w:rsid w:val="008161D5"/>
    <w:rsid w:val="00816398"/>
    <w:rsid w:val="0081783E"/>
    <w:rsid w:val="00817AC2"/>
    <w:rsid w:val="008204EE"/>
    <w:rsid w:val="00821E3C"/>
    <w:rsid w:val="008230EB"/>
    <w:rsid w:val="008232F6"/>
    <w:rsid w:val="008245FB"/>
    <w:rsid w:val="008252B4"/>
    <w:rsid w:val="00826068"/>
    <w:rsid w:val="00827C97"/>
    <w:rsid w:val="00830456"/>
    <w:rsid w:val="00831FAA"/>
    <w:rsid w:val="00833965"/>
    <w:rsid w:val="00833FC8"/>
    <w:rsid w:val="00835450"/>
    <w:rsid w:val="008356C9"/>
    <w:rsid w:val="00836502"/>
    <w:rsid w:val="00836EE5"/>
    <w:rsid w:val="0083773F"/>
    <w:rsid w:val="00837C22"/>
    <w:rsid w:val="00844218"/>
    <w:rsid w:val="00844596"/>
    <w:rsid w:val="008450BA"/>
    <w:rsid w:val="00845E28"/>
    <w:rsid w:val="00845EFB"/>
    <w:rsid w:val="0084638C"/>
    <w:rsid w:val="008506B1"/>
    <w:rsid w:val="00852805"/>
    <w:rsid w:val="00853831"/>
    <w:rsid w:val="00853B43"/>
    <w:rsid w:val="008540FB"/>
    <w:rsid w:val="00854316"/>
    <w:rsid w:val="00854AC0"/>
    <w:rsid w:val="00855167"/>
    <w:rsid w:val="008606F2"/>
    <w:rsid w:val="008609CC"/>
    <w:rsid w:val="00861F15"/>
    <w:rsid w:val="00863BED"/>
    <w:rsid w:val="00864E3C"/>
    <w:rsid w:val="00865162"/>
    <w:rsid w:val="0086566F"/>
    <w:rsid w:val="00865EC0"/>
    <w:rsid w:val="0086665E"/>
    <w:rsid w:val="008666FE"/>
    <w:rsid w:val="008676E4"/>
    <w:rsid w:val="00870AD2"/>
    <w:rsid w:val="008714BA"/>
    <w:rsid w:val="00872B38"/>
    <w:rsid w:val="00874E01"/>
    <w:rsid w:val="00875BA9"/>
    <w:rsid w:val="00875C4F"/>
    <w:rsid w:val="0087651D"/>
    <w:rsid w:val="00876EE3"/>
    <w:rsid w:val="0088096E"/>
    <w:rsid w:val="00880FE7"/>
    <w:rsid w:val="00881012"/>
    <w:rsid w:val="00881AC4"/>
    <w:rsid w:val="00881FF0"/>
    <w:rsid w:val="00882B5D"/>
    <w:rsid w:val="00882CC7"/>
    <w:rsid w:val="00883765"/>
    <w:rsid w:val="008839D6"/>
    <w:rsid w:val="00884D9C"/>
    <w:rsid w:val="008876A6"/>
    <w:rsid w:val="00887E01"/>
    <w:rsid w:val="00891636"/>
    <w:rsid w:val="008916FB"/>
    <w:rsid w:val="008925AA"/>
    <w:rsid w:val="00893318"/>
    <w:rsid w:val="008934BF"/>
    <w:rsid w:val="00893760"/>
    <w:rsid w:val="00893922"/>
    <w:rsid w:val="00893F6B"/>
    <w:rsid w:val="00894B1C"/>
    <w:rsid w:val="0089547C"/>
    <w:rsid w:val="008965C5"/>
    <w:rsid w:val="008968F1"/>
    <w:rsid w:val="008978C6"/>
    <w:rsid w:val="008A171E"/>
    <w:rsid w:val="008A3BB6"/>
    <w:rsid w:val="008A4D97"/>
    <w:rsid w:val="008A52A0"/>
    <w:rsid w:val="008A59E1"/>
    <w:rsid w:val="008A7B3E"/>
    <w:rsid w:val="008B1943"/>
    <w:rsid w:val="008B4427"/>
    <w:rsid w:val="008B450D"/>
    <w:rsid w:val="008B4C6E"/>
    <w:rsid w:val="008B63BD"/>
    <w:rsid w:val="008B7EF6"/>
    <w:rsid w:val="008C04B0"/>
    <w:rsid w:val="008C082B"/>
    <w:rsid w:val="008C40E5"/>
    <w:rsid w:val="008C419F"/>
    <w:rsid w:val="008C4705"/>
    <w:rsid w:val="008C4916"/>
    <w:rsid w:val="008C5849"/>
    <w:rsid w:val="008C66F8"/>
    <w:rsid w:val="008C75D9"/>
    <w:rsid w:val="008D00AC"/>
    <w:rsid w:val="008D1504"/>
    <w:rsid w:val="008D2259"/>
    <w:rsid w:val="008D2782"/>
    <w:rsid w:val="008D3342"/>
    <w:rsid w:val="008D57F9"/>
    <w:rsid w:val="008D63E8"/>
    <w:rsid w:val="008D64AD"/>
    <w:rsid w:val="008E1C55"/>
    <w:rsid w:val="008E2DBE"/>
    <w:rsid w:val="008E3010"/>
    <w:rsid w:val="008E31F9"/>
    <w:rsid w:val="008E6DB2"/>
    <w:rsid w:val="008E708C"/>
    <w:rsid w:val="008E7312"/>
    <w:rsid w:val="008E7A63"/>
    <w:rsid w:val="008E7D27"/>
    <w:rsid w:val="008E7F6A"/>
    <w:rsid w:val="008F0DAE"/>
    <w:rsid w:val="008F2817"/>
    <w:rsid w:val="008F2924"/>
    <w:rsid w:val="008F35B1"/>
    <w:rsid w:val="008F36FA"/>
    <w:rsid w:val="008F510C"/>
    <w:rsid w:val="008F5191"/>
    <w:rsid w:val="008F5BE9"/>
    <w:rsid w:val="008F7094"/>
    <w:rsid w:val="00900F17"/>
    <w:rsid w:val="00902E02"/>
    <w:rsid w:val="00903805"/>
    <w:rsid w:val="009050CB"/>
    <w:rsid w:val="00906310"/>
    <w:rsid w:val="009101BC"/>
    <w:rsid w:val="009103AB"/>
    <w:rsid w:val="009109FE"/>
    <w:rsid w:val="00911E56"/>
    <w:rsid w:val="0091453C"/>
    <w:rsid w:val="00914BF6"/>
    <w:rsid w:val="00915889"/>
    <w:rsid w:val="00916CB4"/>
    <w:rsid w:val="00917ED8"/>
    <w:rsid w:val="009212D8"/>
    <w:rsid w:val="009212DC"/>
    <w:rsid w:val="00922512"/>
    <w:rsid w:val="0092623F"/>
    <w:rsid w:val="00926BD6"/>
    <w:rsid w:val="00926BDC"/>
    <w:rsid w:val="00926E63"/>
    <w:rsid w:val="00927993"/>
    <w:rsid w:val="00927D03"/>
    <w:rsid w:val="009304BA"/>
    <w:rsid w:val="00931142"/>
    <w:rsid w:val="00933E22"/>
    <w:rsid w:val="00934674"/>
    <w:rsid w:val="009346F9"/>
    <w:rsid w:val="00934DA5"/>
    <w:rsid w:val="00935394"/>
    <w:rsid w:val="0093649B"/>
    <w:rsid w:val="00936877"/>
    <w:rsid w:val="009378D2"/>
    <w:rsid w:val="00937F0B"/>
    <w:rsid w:val="00940E0F"/>
    <w:rsid w:val="00940FFC"/>
    <w:rsid w:val="009416B9"/>
    <w:rsid w:val="00942C93"/>
    <w:rsid w:val="00943401"/>
    <w:rsid w:val="00943814"/>
    <w:rsid w:val="00943981"/>
    <w:rsid w:val="00943BE0"/>
    <w:rsid w:val="009446DB"/>
    <w:rsid w:val="009449A2"/>
    <w:rsid w:val="00945102"/>
    <w:rsid w:val="00945D17"/>
    <w:rsid w:val="00946175"/>
    <w:rsid w:val="0094790F"/>
    <w:rsid w:val="009479F0"/>
    <w:rsid w:val="00947B8A"/>
    <w:rsid w:val="009502C7"/>
    <w:rsid w:val="00951B8C"/>
    <w:rsid w:val="00952249"/>
    <w:rsid w:val="009525D9"/>
    <w:rsid w:val="00952A82"/>
    <w:rsid w:val="0095345B"/>
    <w:rsid w:val="009540CE"/>
    <w:rsid w:val="009545DB"/>
    <w:rsid w:val="009547C3"/>
    <w:rsid w:val="00956D0F"/>
    <w:rsid w:val="00957102"/>
    <w:rsid w:val="009577EF"/>
    <w:rsid w:val="009602E5"/>
    <w:rsid w:val="00961F71"/>
    <w:rsid w:val="00963704"/>
    <w:rsid w:val="00964821"/>
    <w:rsid w:val="00964EE3"/>
    <w:rsid w:val="00965138"/>
    <w:rsid w:val="009657A0"/>
    <w:rsid w:val="00965E8C"/>
    <w:rsid w:val="00966EC7"/>
    <w:rsid w:val="00972857"/>
    <w:rsid w:val="00972B34"/>
    <w:rsid w:val="00975EED"/>
    <w:rsid w:val="00975F7E"/>
    <w:rsid w:val="00976788"/>
    <w:rsid w:val="00976960"/>
    <w:rsid w:val="009773B3"/>
    <w:rsid w:val="009776A8"/>
    <w:rsid w:val="00977E67"/>
    <w:rsid w:val="00983BF5"/>
    <w:rsid w:val="00985637"/>
    <w:rsid w:val="00985C92"/>
    <w:rsid w:val="009868D1"/>
    <w:rsid w:val="00987BE6"/>
    <w:rsid w:val="009903E9"/>
    <w:rsid w:val="00993301"/>
    <w:rsid w:val="00993FE4"/>
    <w:rsid w:val="00995126"/>
    <w:rsid w:val="00996B6C"/>
    <w:rsid w:val="00996DEF"/>
    <w:rsid w:val="009A0D6C"/>
    <w:rsid w:val="009A1203"/>
    <w:rsid w:val="009A1B2E"/>
    <w:rsid w:val="009A2D5F"/>
    <w:rsid w:val="009A301B"/>
    <w:rsid w:val="009A588D"/>
    <w:rsid w:val="009A5FD0"/>
    <w:rsid w:val="009A66B3"/>
    <w:rsid w:val="009A6E35"/>
    <w:rsid w:val="009A76FA"/>
    <w:rsid w:val="009A7A75"/>
    <w:rsid w:val="009A7E3D"/>
    <w:rsid w:val="009B08CA"/>
    <w:rsid w:val="009B1DFF"/>
    <w:rsid w:val="009B2317"/>
    <w:rsid w:val="009B2D12"/>
    <w:rsid w:val="009B3180"/>
    <w:rsid w:val="009B613A"/>
    <w:rsid w:val="009B6587"/>
    <w:rsid w:val="009B7D61"/>
    <w:rsid w:val="009C0671"/>
    <w:rsid w:val="009C31F3"/>
    <w:rsid w:val="009C323D"/>
    <w:rsid w:val="009C5195"/>
    <w:rsid w:val="009C5871"/>
    <w:rsid w:val="009C5B5D"/>
    <w:rsid w:val="009C7381"/>
    <w:rsid w:val="009D3FEC"/>
    <w:rsid w:val="009D4A5E"/>
    <w:rsid w:val="009D4D32"/>
    <w:rsid w:val="009D5385"/>
    <w:rsid w:val="009D593A"/>
    <w:rsid w:val="009D5C11"/>
    <w:rsid w:val="009D69CD"/>
    <w:rsid w:val="009E008C"/>
    <w:rsid w:val="009E091E"/>
    <w:rsid w:val="009E1D52"/>
    <w:rsid w:val="009E1F2E"/>
    <w:rsid w:val="009E246F"/>
    <w:rsid w:val="009E3D3E"/>
    <w:rsid w:val="009E4E54"/>
    <w:rsid w:val="009E5CB7"/>
    <w:rsid w:val="009E71FA"/>
    <w:rsid w:val="009E7619"/>
    <w:rsid w:val="009F2BC6"/>
    <w:rsid w:val="009F309C"/>
    <w:rsid w:val="009F565B"/>
    <w:rsid w:val="009F7AC5"/>
    <w:rsid w:val="00A00513"/>
    <w:rsid w:val="00A04BFC"/>
    <w:rsid w:val="00A04C33"/>
    <w:rsid w:val="00A067C3"/>
    <w:rsid w:val="00A07F6F"/>
    <w:rsid w:val="00A10B97"/>
    <w:rsid w:val="00A118F5"/>
    <w:rsid w:val="00A11DDF"/>
    <w:rsid w:val="00A1204C"/>
    <w:rsid w:val="00A12393"/>
    <w:rsid w:val="00A1380C"/>
    <w:rsid w:val="00A14062"/>
    <w:rsid w:val="00A144CC"/>
    <w:rsid w:val="00A15126"/>
    <w:rsid w:val="00A156D7"/>
    <w:rsid w:val="00A15AE9"/>
    <w:rsid w:val="00A175D5"/>
    <w:rsid w:val="00A20CA8"/>
    <w:rsid w:val="00A218F0"/>
    <w:rsid w:val="00A21A18"/>
    <w:rsid w:val="00A22C00"/>
    <w:rsid w:val="00A22E7B"/>
    <w:rsid w:val="00A24942"/>
    <w:rsid w:val="00A24F37"/>
    <w:rsid w:val="00A25E4F"/>
    <w:rsid w:val="00A26124"/>
    <w:rsid w:val="00A31404"/>
    <w:rsid w:val="00A3232E"/>
    <w:rsid w:val="00A32DCE"/>
    <w:rsid w:val="00A342C0"/>
    <w:rsid w:val="00A34FCF"/>
    <w:rsid w:val="00A3574E"/>
    <w:rsid w:val="00A35BC9"/>
    <w:rsid w:val="00A35FAD"/>
    <w:rsid w:val="00A36E41"/>
    <w:rsid w:val="00A37826"/>
    <w:rsid w:val="00A37AE0"/>
    <w:rsid w:val="00A400EB"/>
    <w:rsid w:val="00A43A4A"/>
    <w:rsid w:val="00A43CFB"/>
    <w:rsid w:val="00A43E07"/>
    <w:rsid w:val="00A441E0"/>
    <w:rsid w:val="00A448F7"/>
    <w:rsid w:val="00A44BBB"/>
    <w:rsid w:val="00A44E60"/>
    <w:rsid w:val="00A45EBA"/>
    <w:rsid w:val="00A4606E"/>
    <w:rsid w:val="00A465BC"/>
    <w:rsid w:val="00A46CB9"/>
    <w:rsid w:val="00A47626"/>
    <w:rsid w:val="00A47A5A"/>
    <w:rsid w:val="00A56C90"/>
    <w:rsid w:val="00A570CD"/>
    <w:rsid w:val="00A57827"/>
    <w:rsid w:val="00A57EB3"/>
    <w:rsid w:val="00A60578"/>
    <w:rsid w:val="00A6079E"/>
    <w:rsid w:val="00A61DC5"/>
    <w:rsid w:val="00A6225D"/>
    <w:rsid w:val="00A6282C"/>
    <w:rsid w:val="00A630FF"/>
    <w:rsid w:val="00A64C45"/>
    <w:rsid w:val="00A6558C"/>
    <w:rsid w:val="00A656EF"/>
    <w:rsid w:val="00A66AAD"/>
    <w:rsid w:val="00A67A5C"/>
    <w:rsid w:val="00A70586"/>
    <w:rsid w:val="00A729DB"/>
    <w:rsid w:val="00A76E48"/>
    <w:rsid w:val="00A771A9"/>
    <w:rsid w:val="00A805F1"/>
    <w:rsid w:val="00A809C0"/>
    <w:rsid w:val="00A80AAD"/>
    <w:rsid w:val="00A818E2"/>
    <w:rsid w:val="00A81F5C"/>
    <w:rsid w:val="00A831F6"/>
    <w:rsid w:val="00A84D62"/>
    <w:rsid w:val="00A85F2A"/>
    <w:rsid w:val="00A87644"/>
    <w:rsid w:val="00A87E9E"/>
    <w:rsid w:val="00A924BF"/>
    <w:rsid w:val="00A9544B"/>
    <w:rsid w:val="00A9551F"/>
    <w:rsid w:val="00A9665C"/>
    <w:rsid w:val="00A9718A"/>
    <w:rsid w:val="00A97EE5"/>
    <w:rsid w:val="00AA0A19"/>
    <w:rsid w:val="00AA0D5E"/>
    <w:rsid w:val="00AA3087"/>
    <w:rsid w:val="00AA386C"/>
    <w:rsid w:val="00AA3FA8"/>
    <w:rsid w:val="00AA4AE7"/>
    <w:rsid w:val="00AA4F5A"/>
    <w:rsid w:val="00AA79C6"/>
    <w:rsid w:val="00AB0BF7"/>
    <w:rsid w:val="00AB15B7"/>
    <w:rsid w:val="00AB4027"/>
    <w:rsid w:val="00AB40A7"/>
    <w:rsid w:val="00AB505B"/>
    <w:rsid w:val="00AB699A"/>
    <w:rsid w:val="00AB6A58"/>
    <w:rsid w:val="00AB7A1E"/>
    <w:rsid w:val="00AB7CA0"/>
    <w:rsid w:val="00AC2787"/>
    <w:rsid w:val="00AC520C"/>
    <w:rsid w:val="00AC6EE8"/>
    <w:rsid w:val="00AC7DC2"/>
    <w:rsid w:val="00AD0F5B"/>
    <w:rsid w:val="00AD29F4"/>
    <w:rsid w:val="00AD36B6"/>
    <w:rsid w:val="00AD4C38"/>
    <w:rsid w:val="00AE2571"/>
    <w:rsid w:val="00AE2AD4"/>
    <w:rsid w:val="00AE310B"/>
    <w:rsid w:val="00AE32FC"/>
    <w:rsid w:val="00AE570F"/>
    <w:rsid w:val="00AE5DAF"/>
    <w:rsid w:val="00AE64B0"/>
    <w:rsid w:val="00AE66A3"/>
    <w:rsid w:val="00AF0121"/>
    <w:rsid w:val="00AF0CCF"/>
    <w:rsid w:val="00AF1DC3"/>
    <w:rsid w:val="00AF325C"/>
    <w:rsid w:val="00AF3C48"/>
    <w:rsid w:val="00AF498E"/>
    <w:rsid w:val="00AF6A17"/>
    <w:rsid w:val="00AF6CDA"/>
    <w:rsid w:val="00AF6FFE"/>
    <w:rsid w:val="00AF73A5"/>
    <w:rsid w:val="00AF752A"/>
    <w:rsid w:val="00AF7D08"/>
    <w:rsid w:val="00B0273D"/>
    <w:rsid w:val="00B02B5F"/>
    <w:rsid w:val="00B037D9"/>
    <w:rsid w:val="00B045FB"/>
    <w:rsid w:val="00B06C1E"/>
    <w:rsid w:val="00B073A7"/>
    <w:rsid w:val="00B07E83"/>
    <w:rsid w:val="00B07EA2"/>
    <w:rsid w:val="00B114DD"/>
    <w:rsid w:val="00B1231D"/>
    <w:rsid w:val="00B13CF4"/>
    <w:rsid w:val="00B17A86"/>
    <w:rsid w:val="00B21FD0"/>
    <w:rsid w:val="00B23A5C"/>
    <w:rsid w:val="00B24676"/>
    <w:rsid w:val="00B24C63"/>
    <w:rsid w:val="00B2599B"/>
    <w:rsid w:val="00B25B36"/>
    <w:rsid w:val="00B26AA7"/>
    <w:rsid w:val="00B2700C"/>
    <w:rsid w:val="00B30C12"/>
    <w:rsid w:val="00B3460D"/>
    <w:rsid w:val="00B352A9"/>
    <w:rsid w:val="00B358B0"/>
    <w:rsid w:val="00B3608E"/>
    <w:rsid w:val="00B36342"/>
    <w:rsid w:val="00B3652E"/>
    <w:rsid w:val="00B36B74"/>
    <w:rsid w:val="00B36DAD"/>
    <w:rsid w:val="00B374CD"/>
    <w:rsid w:val="00B4088B"/>
    <w:rsid w:val="00B42D86"/>
    <w:rsid w:val="00B43948"/>
    <w:rsid w:val="00B43BA1"/>
    <w:rsid w:val="00B43F33"/>
    <w:rsid w:val="00B451DC"/>
    <w:rsid w:val="00B452F3"/>
    <w:rsid w:val="00B47273"/>
    <w:rsid w:val="00B477B4"/>
    <w:rsid w:val="00B51572"/>
    <w:rsid w:val="00B52562"/>
    <w:rsid w:val="00B52D11"/>
    <w:rsid w:val="00B52FDE"/>
    <w:rsid w:val="00B548F9"/>
    <w:rsid w:val="00B56653"/>
    <w:rsid w:val="00B57270"/>
    <w:rsid w:val="00B57E77"/>
    <w:rsid w:val="00B62331"/>
    <w:rsid w:val="00B6295D"/>
    <w:rsid w:val="00B62BDD"/>
    <w:rsid w:val="00B679F1"/>
    <w:rsid w:val="00B67F31"/>
    <w:rsid w:val="00B70EF0"/>
    <w:rsid w:val="00B70FF0"/>
    <w:rsid w:val="00B73A9F"/>
    <w:rsid w:val="00B7447B"/>
    <w:rsid w:val="00B7552C"/>
    <w:rsid w:val="00B775D0"/>
    <w:rsid w:val="00B77D5D"/>
    <w:rsid w:val="00B803A8"/>
    <w:rsid w:val="00B815EA"/>
    <w:rsid w:val="00B83FF9"/>
    <w:rsid w:val="00B84B5F"/>
    <w:rsid w:val="00B8717C"/>
    <w:rsid w:val="00B87E02"/>
    <w:rsid w:val="00B91506"/>
    <w:rsid w:val="00B921FE"/>
    <w:rsid w:val="00B93AF6"/>
    <w:rsid w:val="00B9573C"/>
    <w:rsid w:val="00BA1427"/>
    <w:rsid w:val="00BA1C3C"/>
    <w:rsid w:val="00BA3789"/>
    <w:rsid w:val="00BA4172"/>
    <w:rsid w:val="00BA41BC"/>
    <w:rsid w:val="00BA4E95"/>
    <w:rsid w:val="00BA6DEA"/>
    <w:rsid w:val="00BA6F36"/>
    <w:rsid w:val="00BB39A8"/>
    <w:rsid w:val="00BB3C92"/>
    <w:rsid w:val="00BB410D"/>
    <w:rsid w:val="00BB59E2"/>
    <w:rsid w:val="00BC09BC"/>
    <w:rsid w:val="00BC0AC7"/>
    <w:rsid w:val="00BC0D0B"/>
    <w:rsid w:val="00BC154A"/>
    <w:rsid w:val="00BC2D67"/>
    <w:rsid w:val="00BC303D"/>
    <w:rsid w:val="00BC3263"/>
    <w:rsid w:val="00BC56CD"/>
    <w:rsid w:val="00BC58DD"/>
    <w:rsid w:val="00BC601A"/>
    <w:rsid w:val="00BC633B"/>
    <w:rsid w:val="00BC695B"/>
    <w:rsid w:val="00BC70A3"/>
    <w:rsid w:val="00BD08FF"/>
    <w:rsid w:val="00BD0F12"/>
    <w:rsid w:val="00BD1F5F"/>
    <w:rsid w:val="00BD417B"/>
    <w:rsid w:val="00BD5E97"/>
    <w:rsid w:val="00BD6AD7"/>
    <w:rsid w:val="00BD70E8"/>
    <w:rsid w:val="00BE0568"/>
    <w:rsid w:val="00BE168B"/>
    <w:rsid w:val="00BE1EE6"/>
    <w:rsid w:val="00BE2019"/>
    <w:rsid w:val="00BE2066"/>
    <w:rsid w:val="00BE248E"/>
    <w:rsid w:val="00BE251C"/>
    <w:rsid w:val="00BE2A5D"/>
    <w:rsid w:val="00BE468D"/>
    <w:rsid w:val="00BE4908"/>
    <w:rsid w:val="00BE6CC2"/>
    <w:rsid w:val="00BE7A28"/>
    <w:rsid w:val="00BF04E6"/>
    <w:rsid w:val="00BF16A4"/>
    <w:rsid w:val="00BF1A4C"/>
    <w:rsid w:val="00BF498D"/>
    <w:rsid w:val="00BF52D7"/>
    <w:rsid w:val="00BF5D65"/>
    <w:rsid w:val="00BF5F0B"/>
    <w:rsid w:val="00BF6BDF"/>
    <w:rsid w:val="00BF7C78"/>
    <w:rsid w:val="00C002C1"/>
    <w:rsid w:val="00C00C32"/>
    <w:rsid w:val="00C00C8D"/>
    <w:rsid w:val="00C02D0A"/>
    <w:rsid w:val="00C032B6"/>
    <w:rsid w:val="00C05921"/>
    <w:rsid w:val="00C0621F"/>
    <w:rsid w:val="00C06A94"/>
    <w:rsid w:val="00C06F06"/>
    <w:rsid w:val="00C07E6B"/>
    <w:rsid w:val="00C101B9"/>
    <w:rsid w:val="00C10A3E"/>
    <w:rsid w:val="00C11C83"/>
    <w:rsid w:val="00C15574"/>
    <w:rsid w:val="00C16071"/>
    <w:rsid w:val="00C164C9"/>
    <w:rsid w:val="00C169B5"/>
    <w:rsid w:val="00C17718"/>
    <w:rsid w:val="00C17A64"/>
    <w:rsid w:val="00C17FBB"/>
    <w:rsid w:val="00C22B3C"/>
    <w:rsid w:val="00C23A99"/>
    <w:rsid w:val="00C23AC7"/>
    <w:rsid w:val="00C2422B"/>
    <w:rsid w:val="00C25855"/>
    <w:rsid w:val="00C26762"/>
    <w:rsid w:val="00C26CC2"/>
    <w:rsid w:val="00C26D65"/>
    <w:rsid w:val="00C26F8C"/>
    <w:rsid w:val="00C273A5"/>
    <w:rsid w:val="00C274A1"/>
    <w:rsid w:val="00C3086C"/>
    <w:rsid w:val="00C33A03"/>
    <w:rsid w:val="00C340F2"/>
    <w:rsid w:val="00C34C0B"/>
    <w:rsid w:val="00C374C9"/>
    <w:rsid w:val="00C41432"/>
    <w:rsid w:val="00C42880"/>
    <w:rsid w:val="00C42B1E"/>
    <w:rsid w:val="00C42B29"/>
    <w:rsid w:val="00C44CC8"/>
    <w:rsid w:val="00C47005"/>
    <w:rsid w:val="00C47FBC"/>
    <w:rsid w:val="00C51FB4"/>
    <w:rsid w:val="00C52632"/>
    <w:rsid w:val="00C552FC"/>
    <w:rsid w:val="00C60C1D"/>
    <w:rsid w:val="00C627DB"/>
    <w:rsid w:val="00C66E22"/>
    <w:rsid w:val="00C704FB"/>
    <w:rsid w:val="00C70CBF"/>
    <w:rsid w:val="00C7171A"/>
    <w:rsid w:val="00C73D2D"/>
    <w:rsid w:val="00C740A1"/>
    <w:rsid w:val="00C754FA"/>
    <w:rsid w:val="00C7561F"/>
    <w:rsid w:val="00C77DE5"/>
    <w:rsid w:val="00C80DAE"/>
    <w:rsid w:val="00C82A9B"/>
    <w:rsid w:val="00C85B24"/>
    <w:rsid w:val="00C8646A"/>
    <w:rsid w:val="00C86B8C"/>
    <w:rsid w:val="00C87310"/>
    <w:rsid w:val="00C90A25"/>
    <w:rsid w:val="00C911DA"/>
    <w:rsid w:val="00C91553"/>
    <w:rsid w:val="00C9278D"/>
    <w:rsid w:val="00C95375"/>
    <w:rsid w:val="00C976E2"/>
    <w:rsid w:val="00CA2055"/>
    <w:rsid w:val="00CA2328"/>
    <w:rsid w:val="00CA2446"/>
    <w:rsid w:val="00CA4691"/>
    <w:rsid w:val="00CA48F8"/>
    <w:rsid w:val="00CA6851"/>
    <w:rsid w:val="00CA7333"/>
    <w:rsid w:val="00CB0354"/>
    <w:rsid w:val="00CB19D9"/>
    <w:rsid w:val="00CB1DB5"/>
    <w:rsid w:val="00CB2191"/>
    <w:rsid w:val="00CB2DD7"/>
    <w:rsid w:val="00CB2F22"/>
    <w:rsid w:val="00CB5A85"/>
    <w:rsid w:val="00CB6641"/>
    <w:rsid w:val="00CC0060"/>
    <w:rsid w:val="00CC1636"/>
    <w:rsid w:val="00CC2301"/>
    <w:rsid w:val="00CC38AE"/>
    <w:rsid w:val="00CC58B4"/>
    <w:rsid w:val="00CC60D2"/>
    <w:rsid w:val="00CD20CD"/>
    <w:rsid w:val="00CD235F"/>
    <w:rsid w:val="00CD4052"/>
    <w:rsid w:val="00CD4159"/>
    <w:rsid w:val="00CD5E70"/>
    <w:rsid w:val="00CD614C"/>
    <w:rsid w:val="00CD69BD"/>
    <w:rsid w:val="00CD6D73"/>
    <w:rsid w:val="00CD75BC"/>
    <w:rsid w:val="00CD7C83"/>
    <w:rsid w:val="00CD7F4E"/>
    <w:rsid w:val="00CE01E8"/>
    <w:rsid w:val="00CE1C2A"/>
    <w:rsid w:val="00CE6FC6"/>
    <w:rsid w:val="00CE7973"/>
    <w:rsid w:val="00CF0259"/>
    <w:rsid w:val="00CF192C"/>
    <w:rsid w:val="00CF201D"/>
    <w:rsid w:val="00CF23D2"/>
    <w:rsid w:val="00CF23F3"/>
    <w:rsid w:val="00CF2BD3"/>
    <w:rsid w:val="00CF6794"/>
    <w:rsid w:val="00CF6BBB"/>
    <w:rsid w:val="00CF6C2E"/>
    <w:rsid w:val="00CF7864"/>
    <w:rsid w:val="00CF7CC0"/>
    <w:rsid w:val="00D00D78"/>
    <w:rsid w:val="00D025CE"/>
    <w:rsid w:val="00D02994"/>
    <w:rsid w:val="00D02B55"/>
    <w:rsid w:val="00D02BA1"/>
    <w:rsid w:val="00D032AD"/>
    <w:rsid w:val="00D03C73"/>
    <w:rsid w:val="00D0449B"/>
    <w:rsid w:val="00D0458C"/>
    <w:rsid w:val="00D06AE4"/>
    <w:rsid w:val="00D10A7B"/>
    <w:rsid w:val="00D11997"/>
    <w:rsid w:val="00D1204B"/>
    <w:rsid w:val="00D122FC"/>
    <w:rsid w:val="00D12FB2"/>
    <w:rsid w:val="00D13AF9"/>
    <w:rsid w:val="00D1478F"/>
    <w:rsid w:val="00D17607"/>
    <w:rsid w:val="00D2014A"/>
    <w:rsid w:val="00D231DF"/>
    <w:rsid w:val="00D23B37"/>
    <w:rsid w:val="00D23DD3"/>
    <w:rsid w:val="00D24311"/>
    <w:rsid w:val="00D25F06"/>
    <w:rsid w:val="00D27CA8"/>
    <w:rsid w:val="00D30436"/>
    <w:rsid w:val="00D30510"/>
    <w:rsid w:val="00D31BED"/>
    <w:rsid w:val="00D32F2D"/>
    <w:rsid w:val="00D33C95"/>
    <w:rsid w:val="00D33DD5"/>
    <w:rsid w:val="00D34928"/>
    <w:rsid w:val="00D35646"/>
    <w:rsid w:val="00D35EA7"/>
    <w:rsid w:val="00D37164"/>
    <w:rsid w:val="00D401BA"/>
    <w:rsid w:val="00D4057A"/>
    <w:rsid w:val="00D40D02"/>
    <w:rsid w:val="00D40DB3"/>
    <w:rsid w:val="00D42117"/>
    <w:rsid w:val="00D441E4"/>
    <w:rsid w:val="00D449AD"/>
    <w:rsid w:val="00D47067"/>
    <w:rsid w:val="00D473A1"/>
    <w:rsid w:val="00D47EFE"/>
    <w:rsid w:val="00D54B2D"/>
    <w:rsid w:val="00D54BC1"/>
    <w:rsid w:val="00D55D53"/>
    <w:rsid w:val="00D56AEA"/>
    <w:rsid w:val="00D67DE2"/>
    <w:rsid w:val="00D7038D"/>
    <w:rsid w:val="00D716FA"/>
    <w:rsid w:val="00D71EAC"/>
    <w:rsid w:val="00D7237C"/>
    <w:rsid w:val="00D724B2"/>
    <w:rsid w:val="00D73CF2"/>
    <w:rsid w:val="00D75290"/>
    <w:rsid w:val="00D8059C"/>
    <w:rsid w:val="00D805BE"/>
    <w:rsid w:val="00D83394"/>
    <w:rsid w:val="00D83DD4"/>
    <w:rsid w:val="00D84D97"/>
    <w:rsid w:val="00D85069"/>
    <w:rsid w:val="00D85837"/>
    <w:rsid w:val="00D86CC2"/>
    <w:rsid w:val="00D90448"/>
    <w:rsid w:val="00D91550"/>
    <w:rsid w:val="00D92060"/>
    <w:rsid w:val="00D93724"/>
    <w:rsid w:val="00D93B5C"/>
    <w:rsid w:val="00D93E55"/>
    <w:rsid w:val="00D94204"/>
    <w:rsid w:val="00D96089"/>
    <w:rsid w:val="00D967DE"/>
    <w:rsid w:val="00D96871"/>
    <w:rsid w:val="00D97BE9"/>
    <w:rsid w:val="00DA02FC"/>
    <w:rsid w:val="00DA049F"/>
    <w:rsid w:val="00DA0A44"/>
    <w:rsid w:val="00DA0B13"/>
    <w:rsid w:val="00DA14EF"/>
    <w:rsid w:val="00DA1BF4"/>
    <w:rsid w:val="00DA3AE8"/>
    <w:rsid w:val="00DA4D7C"/>
    <w:rsid w:val="00DA581E"/>
    <w:rsid w:val="00DA5843"/>
    <w:rsid w:val="00DA65E2"/>
    <w:rsid w:val="00DB00FC"/>
    <w:rsid w:val="00DB0C31"/>
    <w:rsid w:val="00DB0FBC"/>
    <w:rsid w:val="00DB1B55"/>
    <w:rsid w:val="00DB3CD3"/>
    <w:rsid w:val="00DB3D8A"/>
    <w:rsid w:val="00DB499F"/>
    <w:rsid w:val="00DB5F58"/>
    <w:rsid w:val="00DB6AA0"/>
    <w:rsid w:val="00DB6F96"/>
    <w:rsid w:val="00DB7161"/>
    <w:rsid w:val="00DB7663"/>
    <w:rsid w:val="00DC0554"/>
    <w:rsid w:val="00DC0FB5"/>
    <w:rsid w:val="00DC4E66"/>
    <w:rsid w:val="00DC6D72"/>
    <w:rsid w:val="00DC72B1"/>
    <w:rsid w:val="00DC7FEF"/>
    <w:rsid w:val="00DD0425"/>
    <w:rsid w:val="00DD0653"/>
    <w:rsid w:val="00DD194E"/>
    <w:rsid w:val="00DD19DA"/>
    <w:rsid w:val="00DD32A8"/>
    <w:rsid w:val="00DD40B6"/>
    <w:rsid w:val="00DD4B65"/>
    <w:rsid w:val="00DD79E2"/>
    <w:rsid w:val="00DD7D66"/>
    <w:rsid w:val="00DD7DC1"/>
    <w:rsid w:val="00DE0C1E"/>
    <w:rsid w:val="00DE267C"/>
    <w:rsid w:val="00DE288E"/>
    <w:rsid w:val="00DE3CEA"/>
    <w:rsid w:val="00DE5862"/>
    <w:rsid w:val="00DE58A6"/>
    <w:rsid w:val="00DE5BF0"/>
    <w:rsid w:val="00DE6C81"/>
    <w:rsid w:val="00DF0642"/>
    <w:rsid w:val="00DF091F"/>
    <w:rsid w:val="00DF0A2B"/>
    <w:rsid w:val="00DF3064"/>
    <w:rsid w:val="00DF3729"/>
    <w:rsid w:val="00DF3738"/>
    <w:rsid w:val="00DF3A50"/>
    <w:rsid w:val="00DF6DC5"/>
    <w:rsid w:val="00DF756A"/>
    <w:rsid w:val="00E002E4"/>
    <w:rsid w:val="00E00D50"/>
    <w:rsid w:val="00E01106"/>
    <w:rsid w:val="00E01E75"/>
    <w:rsid w:val="00E023B3"/>
    <w:rsid w:val="00E02FB5"/>
    <w:rsid w:val="00E03ED6"/>
    <w:rsid w:val="00E053C4"/>
    <w:rsid w:val="00E0596C"/>
    <w:rsid w:val="00E05EDF"/>
    <w:rsid w:val="00E10C7A"/>
    <w:rsid w:val="00E10FE0"/>
    <w:rsid w:val="00E11A17"/>
    <w:rsid w:val="00E11C9B"/>
    <w:rsid w:val="00E12487"/>
    <w:rsid w:val="00E14B91"/>
    <w:rsid w:val="00E1504C"/>
    <w:rsid w:val="00E179C5"/>
    <w:rsid w:val="00E17B77"/>
    <w:rsid w:val="00E20698"/>
    <w:rsid w:val="00E207E5"/>
    <w:rsid w:val="00E20FC7"/>
    <w:rsid w:val="00E22D07"/>
    <w:rsid w:val="00E22FED"/>
    <w:rsid w:val="00E242A6"/>
    <w:rsid w:val="00E24A4B"/>
    <w:rsid w:val="00E256EC"/>
    <w:rsid w:val="00E30E35"/>
    <w:rsid w:val="00E31AE7"/>
    <w:rsid w:val="00E31C8C"/>
    <w:rsid w:val="00E32573"/>
    <w:rsid w:val="00E33F65"/>
    <w:rsid w:val="00E36387"/>
    <w:rsid w:val="00E36594"/>
    <w:rsid w:val="00E365D9"/>
    <w:rsid w:val="00E419D2"/>
    <w:rsid w:val="00E44373"/>
    <w:rsid w:val="00E45299"/>
    <w:rsid w:val="00E45FDF"/>
    <w:rsid w:val="00E465BA"/>
    <w:rsid w:val="00E46919"/>
    <w:rsid w:val="00E50E78"/>
    <w:rsid w:val="00E5135B"/>
    <w:rsid w:val="00E53E2D"/>
    <w:rsid w:val="00E559D5"/>
    <w:rsid w:val="00E602E2"/>
    <w:rsid w:val="00E60F1E"/>
    <w:rsid w:val="00E617C9"/>
    <w:rsid w:val="00E61E2E"/>
    <w:rsid w:val="00E64B01"/>
    <w:rsid w:val="00E66199"/>
    <w:rsid w:val="00E674C4"/>
    <w:rsid w:val="00E72399"/>
    <w:rsid w:val="00E747C6"/>
    <w:rsid w:val="00E74B4D"/>
    <w:rsid w:val="00E76954"/>
    <w:rsid w:val="00E77374"/>
    <w:rsid w:val="00E77E25"/>
    <w:rsid w:val="00E80FF4"/>
    <w:rsid w:val="00E8239F"/>
    <w:rsid w:val="00E82644"/>
    <w:rsid w:val="00E82C51"/>
    <w:rsid w:val="00E82CCD"/>
    <w:rsid w:val="00E82FF4"/>
    <w:rsid w:val="00E836D7"/>
    <w:rsid w:val="00E839F1"/>
    <w:rsid w:val="00E84393"/>
    <w:rsid w:val="00E843EB"/>
    <w:rsid w:val="00E84676"/>
    <w:rsid w:val="00E8598F"/>
    <w:rsid w:val="00E87207"/>
    <w:rsid w:val="00E87DC0"/>
    <w:rsid w:val="00E90989"/>
    <w:rsid w:val="00E9181A"/>
    <w:rsid w:val="00E91BAF"/>
    <w:rsid w:val="00E93790"/>
    <w:rsid w:val="00E93E79"/>
    <w:rsid w:val="00E94155"/>
    <w:rsid w:val="00E94ABF"/>
    <w:rsid w:val="00E94B1F"/>
    <w:rsid w:val="00E95B70"/>
    <w:rsid w:val="00E9647D"/>
    <w:rsid w:val="00E97503"/>
    <w:rsid w:val="00EA3B55"/>
    <w:rsid w:val="00EA6F7D"/>
    <w:rsid w:val="00EA7366"/>
    <w:rsid w:val="00EB1D63"/>
    <w:rsid w:val="00EB1DC5"/>
    <w:rsid w:val="00EB490E"/>
    <w:rsid w:val="00EB4E7E"/>
    <w:rsid w:val="00EB6187"/>
    <w:rsid w:val="00EB6DE1"/>
    <w:rsid w:val="00EC15D6"/>
    <w:rsid w:val="00EC1F3C"/>
    <w:rsid w:val="00EC1FCE"/>
    <w:rsid w:val="00EC2BD2"/>
    <w:rsid w:val="00EC3306"/>
    <w:rsid w:val="00EC39BC"/>
    <w:rsid w:val="00EC3E8D"/>
    <w:rsid w:val="00EC4129"/>
    <w:rsid w:val="00EC4CEA"/>
    <w:rsid w:val="00EC5919"/>
    <w:rsid w:val="00EC6821"/>
    <w:rsid w:val="00EC7AD1"/>
    <w:rsid w:val="00ED0B1F"/>
    <w:rsid w:val="00ED0C41"/>
    <w:rsid w:val="00ED0E80"/>
    <w:rsid w:val="00ED6BFA"/>
    <w:rsid w:val="00ED7F2A"/>
    <w:rsid w:val="00EE199D"/>
    <w:rsid w:val="00EE3E9E"/>
    <w:rsid w:val="00EE555E"/>
    <w:rsid w:val="00EE76CA"/>
    <w:rsid w:val="00EE7F66"/>
    <w:rsid w:val="00EF11C3"/>
    <w:rsid w:val="00EF3AED"/>
    <w:rsid w:val="00EF611D"/>
    <w:rsid w:val="00EF69C1"/>
    <w:rsid w:val="00EF6D6E"/>
    <w:rsid w:val="00EF7753"/>
    <w:rsid w:val="00F006BB"/>
    <w:rsid w:val="00F0134D"/>
    <w:rsid w:val="00F01E02"/>
    <w:rsid w:val="00F031BA"/>
    <w:rsid w:val="00F03780"/>
    <w:rsid w:val="00F038D8"/>
    <w:rsid w:val="00F03C09"/>
    <w:rsid w:val="00F060EB"/>
    <w:rsid w:val="00F069AE"/>
    <w:rsid w:val="00F06D7F"/>
    <w:rsid w:val="00F1007A"/>
    <w:rsid w:val="00F10B70"/>
    <w:rsid w:val="00F123D1"/>
    <w:rsid w:val="00F124FB"/>
    <w:rsid w:val="00F14168"/>
    <w:rsid w:val="00F14884"/>
    <w:rsid w:val="00F148B9"/>
    <w:rsid w:val="00F14C53"/>
    <w:rsid w:val="00F15F01"/>
    <w:rsid w:val="00F161AE"/>
    <w:rsid w:val="00F16B6A"/>
    <w:rsid w:val="00F17059"/>
    <w:rsid w:val="00F1764C"/>
    <w:rsid w:val="00F20441"/>
    <w:rsid w:val="00F21CE6"/>
    <w:rsid w:val="00F21D72"/>
    <w:rsid w:val="00F22E11"/>
    <w:rsid w:val="00F23AC1"/>
    <w:rsid w:val="00F246C0"/>
    <w:rsid w:val="00F246CF"/>
    <w:rsid w:val="00F30863"/>
    <w:rsid w:val="00F30D4C"/>
    <w:rsid w:val="00F36264"/>
    <w:rsid w:val="00F412BF"/>
    <w:rsid w:val="00F4213A"/>
    <w:rsid w:val="00F44708"/>
    <w:rsid w:val="00F45B3D"/>
    <w:rsid w:val="00F45BB3"/>
    <w:rsid w:val="00F46F58"/>
    <w:rsid w:val="00F47069"/>
    <w:rsid w:val="00F5096C"/>
    <w:rsid w:val="00F51230"/>
    <w:rsid w:val="00F51C3E"/>
    <w:rsid w:val="00F55CF3"/>
    <w:rsid w:val="00F560BB"/>
    <w:rsid w:val="00F60D35"/>
    <w:rsid w:val="00F6226D"/>
    <w:rsid w:val="00F63BFA"/>
    <w:rsid w:val="00F63D5F"/>
    <w:rsid w:val="00F64428"/>
    <w:rsid w:val="00F65507"/>
    <w:rsid w:val="00F66439"/>
    <w:rsid w:val="00F66D37"/>
    <w:rsid w:val="00F67AA9"/>
    <w:rsid w:val="00F70458"/>
    <w:rsid w:val="00F7181E"/>
    <w:rsid w:val="00F71975"/>
    <w:rsid w:val="00F71DA9"/>
    <w:rsid w:val="00F73D65"/>
    <w:rsid w:val="00F7400B"/>
    <w:rsid w:val="00F751EC"/>
    <w:rsid w:val="00F806F5"/>
    <w:rsid w:val="00F80B01"/>
    <w:rsid w:val="00F82C42"/>
    <w:rsid w:val="00F82E75"/>
    <w:rsid w:val="00F85CB3"/>
    <w:rsid w:val="00F860C6"/>
    <w:rsid w:val="00F864EC"/>
    <w:rsid w:val="00F8669B"/>
    <w:rsid w:val="00F86ECA"/>
    <w:rsid w:val="00F870DC"/>
    <w:rsid w:val="00F876E7"/>
    <w:rsid w:val="00F87AF1"/>
    <w:rsid w:val="00F91009"/>
    <w:rsid w:val="00F92AF2"/>
    <w:rsid w:val="00F92BEC"/>
    <w:rsid w:val="00F94893"/>
    <w:rsid w:val="00F956C9"/>
    <w:rsid w:val="00FA0095"/>
    <w:rsid w:val="00FA0B41"/>
    <w:rsid w:val="00FA0E3C"/>
    <w:rsid w:val="00FA23E6"/>
    <w:rsid w:val="00FA2C59"/>
    <w:rsid w:val="00FA4B50"/>
    <w:rsid w:val="00FA4BC2"/>
    <w:rsid w:val="00FA755F"/>
    <w:rsid w:val="00FA77F5"/>
    <w:rsid w:val="00FB4C3F"/>
    <w:rsid w:val="00FB7AFC"/>
    <w:rsid w:val="00FC01F6"/>
    <w:rsid w:val="00FC027B"/>
    <w:rsid w:val="00FC3C74"/>
    <w:rsid w:val="00FC4302"/>
    <w:rsid w:val="00FC4429"/>
    <w:rsid w:val="00FC5A03"/>
    <w:rsid w:val="00FC6AF8"/>
    <w:rsid w:val="00FC722C"/>
    <w:rsid w:val="00FC7FBB"/>
    <w:rsid w:val="00FD08AB"/>
    <w:rsid w:val="00FD2C6F"/>
    <w:rsid w:val="00FD456E"/>
    <w:rsid w:val="00FD4AB9"/>
    <w:rsid w:val="00FD4B99"/>
    <w:rsid w:val="00FD675A"/>
    <w:rsid w:val="00FD74E1"/>
    <w:rsid w:val="00FE1B3C"/>
    <w:rsid w:val="00FE2400"/>
    <w:rsid w:val="00FE25F9"/>
    <w:rsid w:val="00FE2F81"/>
    <w:rsid w:val="00FE3148"/>
    <w:rsid w:val="00FE330A"/>
    <w:rsid w:val="00FE64CC"/>
    <w:rsid w:val="00FE722D"/>
    <w:rsid w:val="00FE7493"/>
    <w:rsid w:val="00FE7D48"/>
    <w:rsid w:val="00FF05BC"/>
    <w:rsid w:val="00FF0DCA"/>
    <w:rsid w:val="00FF0F8C"/>
    <w:rsid w:val="00FF3B25"/>
    <w:rsid w:val="00FF49A6"/>
    <w:rsid w:val="00FF76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34"/>
    <o:shapelayout v:ext="edit">
      <o:idmap v:ext="edit" data="1"/>
    </o:shapelayout>
  </w:shapeDefaults>
  <w:decimalSymbol w:val=","/>
  <w:listSeparator w:val=";"/>
  <w14:docId w14:val="6FA17FE7"/>
  <w15:chartTrackingRefBased/>
  <w15:docId w15:val="{A885ED0E-8C4A-4108-92BA-EE0F9BF2F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autoSpaceDN w:val="0"/>
      <w:textAlignment w:val="baseline"/>
    </w:pPr>
    <w:rPr>
      <w:kern w:val="3"/>
      <w:sz w:val="24"/>
      <w:szCs w:val="24"/>
      <w:lang w:val="de-DE" w:eastAsia="ja-JP" w:bidi="fa-IR"/>
    </w:rPr>
  </w:style>
  <w:style w:type="paragraph" w:styleId="Ttulo1">
    <w:name w:val="heading 1"/>
    <w:basedOn w:val="Normal"/>
    <w:next w:val="Normal"/>
    <w:link w:val="Ttulo1Char"/>
    <w:uiPriority w:val="9"/>
    <w:qFormat/>
    <w:rsid w:val="00E01106"/>
    <w:pPr>
      <w:keepNext/>
      <w:keepLines/>
      <w:widowControl/>
      <w:suppressAutoHyphens w:val="0"/>
      <w:autoSpaceDN/>
      <w:spacing w:before="480"/>
      <w:textAlignment w:val="auto"/>
      <w:outlineLvl w:val="0"/>
    </w:pPr>
    <w:rPr>
      <w:rFonts w:ascii="Cambria" w:eastAsia="Times New Roman" w:hAnsi="Cambria" w:cs="Times New Roman"/>
      <w:b/>
      <w:bCs/>
      <w:color w:val="365F91"/>
      <w:kern w:val="0"/>
      <w:sz w:val="28"/>
      <w:szCs w:val="28"/>
      <w:lang w:val="x-none" w:eastAsia="x-none" w:bidi="ar-SA"/>
    </w:rPr>
  </w:style>
  <w:style w:type="paragraph" w:styleId="Ttulo2">
    <w:name w:val="heading 2"/>
    <w:basedOn w:val="Normal"/>
    <w:next w:val="Normal"/>
    <w:link w:val="Ttulo2Char"/>
    <w:qFormat/>
    <w:rsid w:val="00E01106"/>
    <w:pPr>
      <w:keepNext/>
      <w:widowControl/>
      <w:suppressAutoHyphens w:val="0"/>
      <w:autoSpaceDN/>
      <w:spacing w:before="240" w:after="60"/>
      <w:textAlignment w:val="auto"/>
      <w:outlineLvl w:val="1"/>
    </w:pPr>
    <w:rPr>
      <w:rFonts w:ascii="Arial" w:eastAsia="Times New Roman" w:hAnsi="Arial" w:cs="Times New Roman"/>
      <w:b/>
      <w:bCs/>
      <w:i/>
      <w:iCs/>
      <w:kern w:val="0"/>
      <w:sz w:val="28"/>
      <w:szCs w:val="28"/>
      <w:lang w:val="x-none" w:eastAsia="x-none" w:bidi="ar-SA"/>
    </w:rPr>
  </w:style>
  <w:style w:type="paragraph" w:styleId="Ttulo3">
    <w:name w:val="heading 3"/>
    <w:basedOn w:val="Normal"/>
    <w:next w:val="Normal"/>
    <w:link w:val="Ttulo3Char"/>
    <w:qFormat/>
    <w:rsid w:val="00E01106"/>
    <w:pPr>
      <w:keepNext/>
      <w:widowControl/>
      <w:suppressAutoHyphens w:val="0"/>
      <w:autoSpaceDN/>
      <w:spacing w:before="240" w:after="60"/>
      <w:textAlignment w:val="auto"/>
      <w:outlineLvl w:val="2"/>
    </w:pPr>
    <w:rPr>
      <w:rFonts w:ascii="Arial" w:eastAsia="Times New Roman" w:hAnsi="Arial" w:cs="Times New Roman"/>
      <w:b/>
      <w:bCs/>
      <w:kern w:val="0"/>
      <w:sz w:val="26"/>
      <w:szCs w:val="26"/>
      <w:lang w:val="x-none" w:eastAsia="x-none" w:bidi="ar-SA"/>
    </w:rPr>
  </w:style>
  <w:style w:type="paragraph" w:styleId="Ttulo4">
    <w:name w:val="heading 4"/>
    <w:basedOn w:val="Normal"/>
    <w:next w:val="Normal"/>
    <w:link w:val="Ttulo4Char"/>
    <w:qFormat/>
    <w:rsid w:val="00E01106"/>
    <w:pPr>
      <w:keepNext/>
      <w:widowControl/>
      <w:suppressAutoHyphens w:val="0"/>
      <w:autoSpaceDN/>
      <w:spacing w:before="240" w:after="60"/>
      <w:textAlignment w:val="auto"/>
      <w:outlineLvl w:val="3"/>
    </w:pPr>
    <w:rPr>
      <w:rFonts w:eastAsia="Times New Roman" w:cs="Times New Roman"/>
      <w:b/>
      <w:bCs/>
      <w:kern w:val="0"/>
      <w:sz w:val="28"/>
      <w:szCs w:val="28"/>
      <w:lang w:val="x-none" w:eastAsia="x-none" w:bidi="ar-SA"/>
    </w:rPr>
  </w:style>
  <w:style w:type="paragraph" w:styleId="Ttulo5">
    <w:name w:val="heading 5"/>
    <w:basedOn w:val="Normal"/>
    <w:next w:val="Normal"/>
    <w:link w:val="Ttulo5Char"/>
    <w:qFormat/>
    <w:rsid w:val="00E01106"/>
    <w:pPr>
      <w:widowControl/>
      <w:suppressAutoHyphens w:val="0"/>
      <w:autoSpaceDN/>
      <w:spacing w:before="240" w:after="60"/>
      <w:textAlignment w:val="auto"/>
      <w:outlineLvl w:val="4"/>
    </w:pPr>
    <w:rPr>
      <w:rFonts w:eastAsia="Times New Roman" w:cs="Times New Roman"/>
      <w:b/>
      <w:bCs/>
      <w:i/>
      <w:iCs/>
      <w:kern w:val="0"/>
      <w:sz w:val="26"/>
      <w:szCs w:val="26"/>
      <w:lang w:val="x-none" w:eastAsia="x-none" w:bidi="ar-SA"/>
    </w:rPr>
  </w:style>
  <w:style w:type="paragraph" w:styleId="Ttulo6">
    <w:name w:val="heading 6"/>
    <w:basedOn w:val="Normal"/>
    <w:link w:val="Ttulo6Char"/>
    <w:qFormat/>
    <w:rsid w:val="00E01106"/>
    <w:pPr>
      <w:widowControl/>
      <w:suppressAutoHyphens w:val="0"/>
      <w:autoSpaceDN/>
      <w:spacing w:before="100" w:beforeAutospacing="1" w:after="100" w:afterAutospacing="1"/>
      <w:textAlignment w:val="auto"/>
      <w:outlineLvl w:val="5"/>
    </w:pPr>
    <w:rPr>
      <w:rFonts w:ascii="Verdana" w:eastAsia="Times New Roman" w:hAnsi="Verdana" w:cs="Times New Roman"/>
      <w:b/>
      <w:bCs/>
      <w:color w:val="718534"/>
      <w:kern w:val="0"/>
      <w:sz w:val="15"/>
      <w:szCs w:val="15"/>
      <w:lang w:val="x-none" w:eastAsia="x-none" w:bidi="ar-SA"/>
    </w:rPr>
  </w:style>
  <w:style w:type="paragraph" w:styleId="Ttulo7">
    <w:name w:val="heading 7"/>
    <w:basedOn w:val="Normal"/>
    <w:next w:val="Normal"/>
    <w:link w:val="Ttulo7Char"/>
    <w:uiPriority w:val="9"/>
    <w:unhideWhenUsed/>
    <w:qFormat/>
    <w:rsid w:val="00AD36B6"/>
    <w:pPr>
      <w:spacing w:before="240" w:after="60"/>
      <w:outlineLvl w:val="6"/>
    </w:pPr>
    <w:rPr>
      <w:rFonts w:ascii="Calibri" w:eastAsia="Times New Roman" w:hAnsi="Calibri" w:cs="Times New Roman"/>
    </w:rPr>
  </w:style>
  <w:style w:type="paragraph" w:styleId="Ttulo9">
    <w:name w:val="heading 9"/>
    <w:basedOn w:val="Normal"/>
    <w:next w:val="Normal"/>
    <w:link w:val="Ttulo9Char"/>
    <w:qFormat/>
    <w:rsid w:val="00E01106"/>
    <w:pPr>
      <w:widowControl/>
      <w:suppressAutoHyphens w:val="0"/>
      <w:autoSpaceDN/>
      <w:spacing w:before="240" w:after="60"/>
      <w:textAlignment w:val="auto"/>
      <w:outlineLvl w:val="8"/>
    </w:pPr>
    <w:rPr>
      <w:rFonts w:ascii="Cambria" w:eastAsia="Times New Roman" w:hAnsi="Cambria" w:cs="Times New Roman"/>
      <w:kern w:val="0"/>
      <w:sz w:val="22"/>
      <w:szCs w:val="22"/>
      <w:lang w:val="x-none" w:eastAsia="x-none"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E01106"/>
    <w:rPr>
      <w:rFonts w:ascii="Cambria" w:eastAsia="Times New Roman" w:hAnsi="Cambria" w:cs="Times New Roman"/>
      <w:b/>
      <w:bCs/>
      <w:color w:val="365F91"/>
      <w:sz w:val="28"/>
      <w:szCs w:val="28"/>
    </w:rPr>
  </w:style>
  <w:style w:type="character" w:customStyle="1" w:styleId="Ttulo2Char">
    <w:name w:val="Título 2 Char"/>
    <w:link w:val="Ttulo2"/>
    <w:rsid w:val="00E01106"/>
    <w:rPr>
      <w:rFonts w:ascii="Arial" w:eastAsia="Times New Roman" w:hAnsi="Arial" w:cs="Arial"/>
      <w:b/>
      <w:bCs/>
      <w:i/>
      <w:iCs/>
      <w:sz w:val="28"/>
      <w:szCs w:val="28"/>
    </w:rPr>
  </w:style>
  <w:style w:type="character" w:customStyle="1" w:styleId="Ttulo3Char">
    <w:name w:val="Título 3 Char"/>
    <w:link w:val="Ttulo3"/>
    <w:rsid w:val="00E01106"/>
    <w:rPr>
      <w:rFonts w:ascii="Arial" w:eastAsia="Times New Roman" w:hAnsi="Arial" w:cs="Arial"/>
      <w:b/>
      <w:bCs/>
      <w:sz w:val="26"/>
      <w:szCs w:val="26"/>
    </w:rPr>
  </w:style>
  <w:style w:type="character" w:customStyle="1" w:styleId="Ttulo4Char">
    <w:name w:val="Título 4 Char"/>
    <w:link w:val="Ttulo4"/>
    <w:rsid w:val="00E01106"/>
    <w:rPr>
      <w:rFonts w:eastAsia="Times New Roman" w:cs="Times New Roman"/>
      <w:b/>
      <w:bCs/>
      <w:sz w:val="28"/>
      <w:szCs w:val="28"/>
    </w:rPr>
  </w:style>
  <w:style w:type="character" w:customStyle="1" w:styleId="Ttulo5Char">
    <w:name w:val="Título 5 Char"/>
    <w:link w:val="Ttulo5"/>
    <w:rsid w:val="00E01106"/>
    <w:rPr>
      <w:rFonts w:eastAsia="Times New Roman" w:cs="Times New Roman"/>
      <w:b/>
      <w:bCs/>
      <w:i/>
      <w:iCs/>
      <w:sz w:val="26"/>
      <w:szCs w:val="26"/>
    </w:rPr>
  </w:style>
  <w:style w:type="character" w:customStyle="1" w:styleId="Ttulo6Char">
    <w:name w:val="Título 6 Char"/>
    <w:link w:val="Ttulo6"/>
    <w:rsid w:val="00E01106"/>
    <w:rPr>
      <w:rFonts w:ascii="Verdana" w:eastAsia="Times New Roman" w:hAnsi="Verdana" w:cs="Times New Roman"/>
      <w:b/>
      <w:bCs/>
      <w:color w:val="718534"/>
      <w:sz w:val="15"/>
      <w:szCs w:val="15"/>
    </w:rPr>
  </w:style>
  <w:style w:type="character" w:customStyle="1" w:styleId="Ttulo9Char">
    <w:name w:val="Título 9 Char"/>
    <w:link w:val="Ttulo9"/>
    <w:rsid w:val="00E01106"/>
    <w:rPr>
      <w:rFonts w:ascii="Cambria" w:eastAsia="Times New Roman" w:hAnsi="Cambria" w:cs="Times New Roman"/>
      <w:sz w:val="22"/>
      <w:szCs w:val="22"/>
    </w:rPr>
  </w:style>
  <w:style w:type="paragraph" w:customStyle="1" w:styleId="Standard">
    <w:name w:val="Standard"/>
    <w:rsid w:val="00EE7F66"/>
    <w:pPr>
      <w:widowControl w:val="0"/>
      <w:suppressAutoHyphens/>
      <w:autoSpaceDN w:val="0"/>
      <w:textAlignment w:val="baseline"/>
    </w:pPr>
    <w:rPr>
      <w:kern w:val="3"/>
      <w:sz w:val="24"/>
      <w:szCs w:val="24"/>
      <w:lang w:val="de-DE" w:eastAsia="ja-JP" w:bidi="fa-IR"/>
    </w:rPr>
  </w:style>
  <w:style w:type="paragraph" w:styleId="Ttulo">
    <w:name w:val="Title"/>
    <w:basedOn w:val="Standard"/>
    <w:next w:val="Textbody"/>
    <w:qFormat/>
    <w:rsid w:val="00EE7F66"/>
    <w:pPr>
      <w:keepNext/>
      <w:spacing w:before="240" w:after="120"/>
    </w:pPr>
    <w:rPr>
      <w:rFonts w:ascii="Arial" w:hAnsi="Arial"/>
      <w:sz w:val="28"/>
      <w:szCs w:val="28"/>
    </w:rPr>
  </w:style>
  <w:style w:type="paragraph" w:customStyle="1" w:styleId="Textbody">
    <w:name w:val="Text body"/>
    <w:basedOn w:val="Standard"/>
    <w:rsid w:val="00EE7F66"/>
    <w:pPr>
      <w:spacing w:after="120"/>
    </w:pPr>
  </w:style>
  <w:style w:type="paragraph" w:styleId="Subttulo">
    <w:name w:val="Subtitle"/>
    <w:basedOn w:val="Ttulo"/>
    <w:next w:val="Textbody"/>
    <w:qFormat/>
    <w:rsid w:val="001B2101"/>
    <w:pPr>
      <w:jc w:val="center"/>
    </w:pPr>
    <w:rPr>
      <w:rFonts w:ascii="Times New Roman" w:hAnsi="Times New Roman"/>
      <w:b/>
      <w:iCs/>
      <w:sz w:val="24"/>
    </w:rPr>
  </w:style>
  <w:style w:type="paragraph" w:styleId="Lista">
    <w:name w:val="List"/>
    <w:basedOn w:val="Textbody"/>
    <w:rsid w:val="00EE7F66"/>
  </w:style>
  <w:style w:type="paragraph" w:customStyle="1" w:styleId="Legenda1">
    <w:name w:val="Legenda1"/>
    <w:basedOn w:val="Standard"/>
    <w:rsid w:val="00EE7F66"/>
    <w:pPr>
      <w:suppressLineNumbers/>
      <w:spacing w:before="120" w:after="120"/>
    </w:pPr>
    <w:rPr>
      <w:i/>
      <w:iCs/>
    </w:rPr>
  </w:style>
  <w:style w:type="paragraph" w:customStyle="1" w:styleId="Index">
    <w:name w:val="Index"/>
    <w:basedOn w:val="Standard"/>
    <w:rsid w:val="00EE7F66"/>
    <w:pPr>
      <w:suppressLineNumbers/>
    </w:pPr>
  </w:style>
  <w:style w:type="paragraph" w:customStyle="1" w:styleId="Cabealho1">
    <w:name w:val="Cabeçalho1"/>
    <w:basedOn w:val="Standard"/>
    <w:rsid w:val="00EE7F66"/>
    <w:pPr>
      <w:suppressLineNumbers/>
      <w:tabs>
        <w:tab w:val="center" w:pos="4818"/>
        <w:tab w:val="right" w:pos="9637"/>
      </w:tabs>
    </w:pPr>
  </w:style>
  <w:style w:type="paragraph" w:customStyle="1" w:styleId="Rodap1">
    <w:name w:val="Rodapé1"/>
    <w:basedOn w:val="Standard"/>
    <w:rsid w:val="00EE7F66"/>
    <w:pPr>
      <w:suppressLineNumbers/>
      <w:tabs>
        <w:tab w:val="center" w:pos="4818"/>
        <w:tab w:val="right" w:pos="9637"/>
      </w:tabs>
    </w:pPr>
  </w:style>
  <w:style w:type="paragraph" w:customStyle="1" w:styleId="Default">
    <w:name w:val="Default"/>
    <w:basedOn w:val="Standard"/>
    <w:rsid w:val="00EE7F66"/>
    <w:pPr>
      <w:autoSpaceDE w:val="0"/>
    </w:pPr>
    <w:rPr>
      <w:rFonts w:eastAsia="Times New Roman" w:cs="Times New Roman"/>
      <w:color w:val="000000"/>
    </w:rPr>
  </w:style>
  <w:style w:type="paragraph" w:customStyle="1" w:styleId="Corpo">
    <w:name w:val="Corpo"/>
    <w:basedOn w:val="Standard"/>
    <w:rsid w:val="00EE7F66"/>
    <w:rPr>
      <w:szCs w:val="20"/>
      <w:lang w:val="en-US"/>
    </w:rPr>
  </w:style>
  <w:style w:type="paragraph" w:customStyle="1" w:styleId="TableContents">
    <w:name w:val="Table Contents"/>
    <w:basedOn w:val="Standard"/>
    <w:rsid w:val="00EE7F66"/>
    <w:pPr>
      <w:suppressLineNumbers/>
    </w:pPr>
  </w:style>
  <w:style w:type="paragraph" w:customStyle="1" w:styleId="TableHeading">
    <w:name w:val="Table Heading"/>
    <w:basedOn w:val="TableContents"/>
    <w:rsid w:val="00EE7F66"/>
    <w:pPr>
      <w:jc w:val="center"/>
    </w:pPr>
    <w:rPr>
      <w:b/>
      <w:bCs/>
    </w:rPr>
  </w:style>
  <w:style w:type="paragraph" w:styleId="NormalWeb">
    <w:name w:val="Normal (Web)"/>
    <w:basedOn w:val="Standard"/>
    <w:uiPriority w:val="99"/>
    <w:rsid w:val="00EE7F66"/>
    <w:pPr>
      <w:spacing w:before="100" w:after="100"/>
    </w:pPr>
  </w:style>
  <w:style w:type="paragraph" w:customStyle="1" w:styleId="Ttulo11">
    <w:name w:val="Título 11"/>
    <w:basedOn w:val="Standard"/>
    <w:next w:val="Standard"/>
    <w:rsid w:val="00EE7F66"/>
    <w:pPr>
      <w:keepNext/>
      <w:spacing w:before="240" w:after="60"/>
      <w:outlineLvl w:val="0"/>
    </w:pPr>
    <w:rPr>
      <w:rFonts w:ascii="Arial" w:hAnsi="Arial" w:cs="Arial"/>
      <w:b/>
      <w:bCs/>
      <w:sz w:val="32"/>
      <w:szCs w:val="32"/>
    </w:rPr>
  </w:style>
  <w:style w:type="paragraph" w:customStyle="1" w:styleId="Ttulo31">
    <w:name w:val="Título 31"/>
    <w:basedOn w:val="Standard"/>
    <w:next w:val="Textbody"/>
    <w:rsid w:val="00EE7F66"/>
    <w:pPr>
      <w:spacing w:before="280" w:after="280"/>
      <w:outlineLvl w:val="2"/>
    </w:pPr>
    <w:rPr>
      <w:b/>
      <w:bCs/>
      <w:sz w:val="27"/>
      <w:szCs w:val="27"/>
    </w:rPr>
  </w:style>
  <w:style w:type="paragraph" w:customStyle="1" w:styleId="Ttulo91">
    <w:name w:val="Título 91"/>
    <w:basedOn w:val="Standard"/>
    <w:next w:val="Standard"/>
    <w:rsid w:val="00EE7F66"/>
    <w:pPr>
      <w:spacing w:before="240" w:after="60"/>
      <w:outlineLvl w:val="8"/>
    </w:pPr>
    <w:rPr>
      <w:rFonts w:ascii="Arial" w:hAnsi="Arial" w:cs="Arial"/>
      <w:sz w:val="22"/>
      <w:szCs w:val="22"/>
    </w:rPr>
  </w:style>
  <w:style w:type="paragraph" w:customStyle="1" w:styleId="ContentsHeading">
    <w:name w:val="Contents Heading"/>
    <w:basedOn w:val="Ttulo"/>
    <w:rsid w:val="00EE7F66"/>
    <w:pPr>
      <w:suppressLineNumbers/>
    </w:pPr>
    <w:rPr>
      <w:b/>
      <w:bCs/>
      <w:sz w:val="32"/>
      <w:szCs w:val="32"/>
    </w:rPr>
  </w:style>
  <w:style w:type="paragraph" w:customStyle="1" w:styleId="Contents1">
    <w:name w:val="Contents 1"/>
    <w:basedOn w:val="Index"/>
    <w:rsid w:val="00EE7F66"/>
    <w:pPr>
      <w:tabs>
        <w:tab w:val="right" w:leader="dot" w:pos="9071"/>
      </w:tabs>
    </w:pPr>
  </w:style>
  <w:style w:type="paragraph" w:customStyle="1" w:styleId="Contents3">
    <w:name w:val="Contents 3"/>
    <w:basedOn w:val="Index"/>
    <w:rsid w:val="00EE7F66"/>
    <w:pPr>
      <w:tabs>
        <w:tab w:val="right" w:leader="dot" w:pos="9071"/>
      </w:tabs>
      <w:ind w:left="566"/>
    </w:pPr>
  </w:style>
  <w:style w:type="paragraph" w:customStyle="1" w:styleId="Contents9">
    <w:name w:val="Contents 9"/>
    <w:basedOn w:val="Index"/>
    <w:rsid w:val="00EE7F66"/>
    <w:pPr>
      <w:tabs>
        <w:tab w:val="right" w:leader="dot" w:pos="9071"/>
      </w:tabs>
      <w:ind w:left="2264"/>
    </w:pPr>
  </w:style>
  <w:style w:type="paragraph" w:customStyle="1" w:styleId="Ttulo21">
    <w:name w:val="Título 21"/>
    <w:basedOn w:val="Ttulo"/>
    <w:next w:val="Textbody"/>
    <w:rsid w:val="00EE7F66"/>
    <w:pPr>
      <w:outlineLvl w:val="1"/>
    </w:pPr>
    <w:rPr>
      <w:b/>
      <w:bCs/>
      <w:i/>
      <w:iCs/>
    </w:rPr>
  </w:style>
  <w:style w:type="paragraph" w:customStyle="1" w:styleId="Contents2">
    <w:name w:val="Contents 2"/>
    <w:basedOn w:val="Index"/>
    <w:rsid w:val="00EE7F66"/>
    <w:pPr>
      <w:tabs>
        <w:tab w:val="right" w:leader="dot" w:pos="9071"/>
      </w:tabs>
      <w:ind w:left="283"/>
    </w:pPr>
  </w:style>
  <w:style w:type="paragraph" w:customStyle="1" w:styleId="Text">
    <w:name w:val="Text"/>
    <w:basedOn w:val="Legenda1"/>
    <w:rsid w:val="00EE7F66"/>
  </w:style>
  <w:style w:type="character" w:customStyle="1" w:styleId="NumberingSymbols">
    <w:name w:val="Numbering Symbols"/>
    <w:rsid w:val="00EE7F66"/>
  </w:style>
  <w:style w:type="character" w:customStyle="1" w:styleId="Fontepargpadro1">
    <w:name w:val="Fonte parág. padrão1"/>
    <w:rsid w:val="00EE7F66"/>
  </w:style>
  <w:style w:type="character" w:customStyle="1" w:styleId="Internetlink">
    <w:name w:val="Internet link"/>
    <w:rsid w:val="00EE7F66"/>
    <w:rPr>
      <w:color w:val="0000FF"/>
      <w:u w:val="single"/>
    </w:rPr>
  </w:style>
  <w:style w:type="paragraph" w:customStyle="1" w:styleId="texto">
    <w:name w:val="texto"/>
    <w:basedOn w:val="Normal"/>
    <w:rsid w:val="00CC0060"/>
    <w:pPr>
      <w:widowControl/>
      <w:suppressAutoHyphens w:val="0"/>
      <w:autoSpaceDE w:val="0"/>
      <w:spacing w:before="120" w:line="360" w:lineRule="auto"/>
      <w:ind w:firstLine="709"/>
      <w:jc w:val="both"/>
      <w:textAlignment w:val="auto"/>
    </w:pPr>
    <w:rPr>
      <w:rFonts w:ascii="Arial" w:eastAsia="Times New Roman" w:hAnsi="Arial" w:cs="Arial"/>
      <w:kern w:val="0"/>
      <w:lang w:val="pt-BR" w:eastAsia="pt-BR" w:bidi="ar-SA"/>
    </w:rPr>
  </w:style>
  <w:style w:type="character" w:customStyle="1" w:styleId="style21">
    <w:name w:val="style21"/>
    <w:rsid w:val="00CC0060"/>
    <w:rPr>
      <w:rFonts w:ascii="Arial" w:hAnsi="Arial" w:cs="Arial" w:hint="default"/>
      <w:strike w:val="0"/>
      <w:dstrike w:val="0"/>
      <w:color w:val="3D7B93"/>
      <w:sz w:val="15"/>
      <w:szCs w:val="15"/>
      <w:u w:val="none"/>
      <w:effect w:val="none"/>
    </w:rPr>
  </w:style>
  <w:style w:type="paragraph" w:customStyle="1" w:styleId="Lista1">
    <w:name w:val="Lista1"/>
    <w:basedOn w:val="Lista"/>
    <w:rsid w:val="00CC0060"/>
    <w:pPr>
      <w:widowControl/>
      <w:numPr>
        <w:numId w:val="1"/>
      </w:numPr>
      <w:suppressAutoHyphens w:val="0"/>
      <w:autoSpaceDN/>
      <w:spacing w:after="0"/>
      <w:textAlignment w:val="auto"/>
    </w:pPr>
    <w:rPr>
      <w:rFonts w:ascii="Arial" w:eastAsia="Times New Roman" w:hAnsi="Arial" w:cs="Times New Roman"/>
      <w:kern w:val="0"/>
      <w:lang w:val="pt-BR" w:eastAsia="pt-BR" w:bidi="ar-SA"/>
    </w:rPr>
  </w:style>
  <w:style w:type="paragraph" w:customStyle="1" w:styleId="Texto0">
    <w:name w:val="Texto"/>
    <w:basedOn w:val="Normal"/>
    <w:rsid w:val="00CC0060"/>
    <w:pPr>
      <w:widowControl/>
      <w:suppressAutoHyphens w:val="0"/>
      <w:autoSpaceDN/>
      <w:spacing w:after="100" w:afterAutospacing="1" w:line="360" w:lineRule="auto"/>
      <w:ind w:firstLine="709"/>
      <w:jc w:val="both"/>
      <w:textAlignment w:val="auto"/>
    </w:pPr>
    <w:rPr>
      <w:rFonts w:ascii="Arial" w:eastAsia="Times New Roman" w:hAnsi="Arial" w:cs="Arial"/>
      <w:kern w:val="0"/>
      <w:lang w:val="pt-BR" w:eastAsia="pt-BR" w:bidi="ar-SA"/>
    </w:rPr>
  </w:style>
  <w:style w:type="character" w:customStyle="1" w:styleId="unnamed11">
    <w:name w:val="unnamed11"/>
    <w:rsid w:val="001856BA"/>
    <w:rPr>
      <w:rFonts w:ascii="Verdana" w:hAnsi="Verdana" w:hint="default"/>
      <w:color w:val="000000"/>
      <w:sz w:val="22"/>
      <w:szCs w:val="22"/>
    </w:rPr>
  </w:style>
  <w:style w:type="character" w:styleId="Hyperlink">
    <w:name w:val="Hyperlink"/>
    <w:uiPriority w:val="99"/>
    <w:rsid w:val="00E01106"/>
    <w:rPr>
      <w:color w:val="0000FF"/>
      <w:u w:val="single"/>
    </w:rPr>
  </w:style>
  <w:style w:type="paragraph" w:customStyle="1" w:styleId="Normaltexto2">
    <w:name w:val="Normal texto 2"/>
    <w:basedOn w:val="Normal"/>
    <w:rsid w:val="00E01106"/>
    <w:pPr>
      <w:widowControl/>
      <w:suppressAutoHyphens w:val="0"/>
      <w:autoSpaceDN/>
      <w:spacing w:before="60" w:after="60"/>
      <w:ind w:left="709" w:firstLine="709"/>
      <w:jc w:val="both"/>
      <w:textAlignment w:val="auto"/>
    </w:pPr>
    <w:rPr>
      <w:rFonts w:eastAsia="Times New Roman" w:cs="Times New Roman"/>
      <w:kern w:val="0"/>
      <w:szCs w:val="20"/>
      <w:lang w:val="pt-PT" w:eastAsia="pt-BR" w:bidi="ar-SA"/>
    </w:rPr>
  </w:style>
  <w:style w:type="paragraph" w:customStyle="1" w:styleId="titulo1">
    <w:name w:val="titulo1"/>
    <w:basedOn w:val="Normal"/>
    <w:rsid w:val="00E01106"/>
    <w:pPr>
      <w:widowControl/>
      <w:numPr>
        <w:numId w:val="2"/>
      </w:numPr>
      <w:suppressAutoHyphens w:val="0"/>
      <w:autoSpaceDN/>
      <w:spacing w:before="100" w:beforeAutospacing="1" w:after="100" w:afterAutospacing="1"/>
      <w:textAlignment w:val="auto"/>
    </w:pPr>
    <w:rPr>
      <w:rFonts w:ascii="Arial" w:eastAsia="Times New Roman" w:hAnsi="Arial" w:cs="Arial"/>
      <w:b/>
      <w:kern w:val="0"/>
      <w:lang w:val="pt-BR" w:eastAsia="pt-BR" w:bidi="ar-SA"/>
    </w:rPr>
  </w:style>
  <w:style w:type="paragraph" w:customStyle="1" w:styleId="titulo2">
    <w:name w:val="titulo2"/>
    <w:basedOn w:val="titulo1"/>
    <w:rsid w:val="00E01106"/>
    <w:pPr>
      <w:numPr>
        <w:ilvl w:val="1"/>
      </w:numPr>
    </w:pPr>
  </w:style>
  <w:style w:type="paragraph" w:customStyle="1" w:styleId="titulo3">
    <w:name w:val="titulo3"/>
    <w:basedOn w:val="titulo2"/>
    <w:rsid w:val="00E01106"/>
    <w:pPr>
      <w:numPr>
        <w:ilvl w:val="2"/>
      </w:numPr>
    </w:pPr>
  </w:style>
  <w:style w:type="character" w:customStyle="1" w:styleId="textoChar">
    <w:name w:val="texto Char"/>
    <w:rsid w:val="00E01106"/>
    <w:rPr>
      <w:rFonts w:ascii="Arial" w:hAnsi="Arial" w:cs="Arial"/>
      <w:sz w:val="24"/>
      <w:szCs w:val="24"/>
      <w:lang w:val="pt-BR" w:eastAsia="pt-BR" w:bidi="ar-SA"/>
    </w:rPr>
  </w:style>
  <w:style w:type="paragraph" w:customStyle="1" w:styleId="texto1">
    <w:name w:val="texto1"/>
    <w:basedOn w:val="Normal"/>
    <w:rsid w:val="00E01106"/>
    <w:pPr>
      <w:widowControl/>
      <w:suppressAutoHyphens w:val="0"/>
      <w:autoSpaceDN/>
      <w:jc w:val="both"/>
      <w:textAlignment w:val="auto"/>
    </w:pPr>
    <w:rPr>
      <w:rFonts w:ascii="Arial" w:eastAsia="Times New Roman" w:hAnsi="Arial" w:cs="Arial"/>
      <w:bCs/>
      <w:kern w:val="0"/>
      <w:lang w:val="pt-BR" w:eastAsia="pt-BR" w:bidi="ar-SA"/>
    </w:rPr>
  </w:style>
  <w:style w:type="character" w:customStyle="1" w:styleId="texto1Char">
    <w:name w:val="texto1 Char"/>
    <w:rsid w:val="00E01106"/>
    <w:rPr>
      <w:rFonts w:ascii="Arial" w:hAnsi="Arial" w:cs="Arial"/>
      <w:bCs/>
      <w:sz w:val="24"/>
      <w:szCs w:val="24"/>
      <w:lang w:val="pt-BR" w:eastAsia="pt-BR" w:bidi="ar-SA"/>
    </w:rPr>
  </w:style>
  <w:style w:type="character" w:customStyle="1" w:styleId="TextoChar0">
    <w:name w:val="Texto Char"/>
    <w:rsid w:val="00E01106"/>
    <w:rPr>
      <w:rFonts w:ascii="Arial" w:hAnsi="Arial" w:cs="Arial"/>
      <w:sz w:val="24"/>
      <w:szCs w:val="24"/>
      <w:lang w:val="pt-BR" w:eastAsia="pt-BR" w:bidi="ar-SA"/>
    </w:rPr>
  </w:style>
  <w:style w:type="character" w:customStyle="1" w:styleId="Corpodetexto2Char">
    <w:name w:val="Corpo de texto 2 Char"/>
    <w:link w:val="Corpodetexto2"/>
    <w:semiHidden/>
    <w:rsid w:val="00E01106"/>
    <w:rPr>
      <w:rFonts w:ascii="Arial" w:eastAsia="Times New Roman" w:hAnsi="Arial" w:cs="Times New Roman"/>
      <w:sz w:val="24"/>
    </w:rPr>
  </w:style>
  <w:style w:type="paragraph" w:styleId="Corpodetexto2">
    <w:name w:val="Body Text 2"/>
    <w:basedOn w:val="Normal"/>
    <w:link w:val="Corpodetexto2Char"/>
    <w:semiHidden/>
    <w:rsid w:val="00E01106"/>
    <w:pPr>
      <w:suppressAutoHyphens w:val="0"/>
      <w:autoSpaceDN/>
      <w:jc w:val="both"/>
      <w:textAlignment w:val="auto"/>
    </w:pPr>
    <w:rPr>
      <w:rFonts w:ascii="Arial" w:eastAsia="Times New Roman" w:hAnsi="Arial" w:cs="Times New Roman"/>
      <w:kern w:val="0"/>
      <w:szCs w:val="20"/>
      <w:lang w:val="x-none" w:eastAsia="x-none" w:bidi="ar-SA"/>
    </w:rPr>
  </w:style>
  <w:style w:type="character" w:customStyle="1" w:styleId="CharChar12">
    <w:name w:val="Char Char12"/>
    <w:rsid w:val="00E01106"/>
    <w:rPr>
      <w:rFonts w:ascii="Cambria" w:hAnsi="Cambria"/>
      <w:sz w:val="22"/>
      <w:szCs w:val="22"/>
      <w:lang w:val="pt-BR" w:eastAsia="pt-BR" w:bidi="ar-SA"/>
    </w:rPr>
  </w:style>
  <w:style w:type="paragraph" w:styleId="Corpodetexto">
    <w:name w:val="Body Text"/>
    <w:basedOn w:val="Normal"/>
    <w:link w:val="CorpodetextoChar"/>
    <w:unhideWhenUsed/>
    <w:rsid w:val="00E01106"/>
    <w:pPr>
      <w:widowControl/>
      <w:suppressAutoHyphens w:val="0"/>
      <w:autoSpaceDN/>
      <w:spacing w:after="120"/>
      <w:textAlignment w:val="auto"/>
    </w:pPr>
    <w:rPr>
      <w:rFonts w:eastAsia="Times New Roman" w:cs="Times New Roman"/>
      <w:kern w:val="0"/>
      <w:lang w:val="x-none" w:eastAsia="x-none" w:bidi="ar-SA"/>
    </w:rPr>
  </w:style>
  <w:style w:type="character" w:customStyle="1" w:styleId="CorpodetextoChar">
    <w:name w:val="Corpo de texto Char"/>
    <w:link w:val="Corpodetexto"/>
    <w:rsid w:val="00E01106"/>
    <w:rPr>
      <w:rFonts w:eastAsia="Times New Roman" w:cs="Times New Roman"/>
      <w:sz w:val="24"/>
      <w:szCs w:val="24"/>
    </w:rPr>
  </w:style>
  <w:style w:type="character" w:customStyle="1" w:styleId="CharChar7">
    <w:name w:val="Char Char7"/>
    <w:rsid w:val="00E01106"/>
    <w:rPr>
      <w:sz w:val="24"/>
      <w:szCs w:val="24"/>
      <w:lang w:val="pt-BR" w:eastAsia="pt-BR" w:bidi="ar-SA"/>
    </w:rPr>
  </w:style>
  <w:style w:type="character" w:customStyle="1" w:styleId="CharChar16">
    <w:name w:val="Char Char16"/>
    <w:rsid w:val="00E01106"/>
    <w:rPr>
      <w:b/>
      <w:bCs/>
      <w:i/>
      <w:iCs/>
      <w:sz w:val="26"/>
      <w:szCs w:val="26"/>
      <w:lang w:val="pt-BR" w:eastAsia="pt-BR" w:bidi="ar-SA"/>
    </w:rPr>
  </w:style>
  <w:style w:type="paragraph" w:styleId="Corpodetexto3">
    <w:name w:val="Body Text 3"/>
    <w:basedOn w:val="Normal"/>
    <w:link w:val="Corpodetexto3Char"/>
    <w:semiHidden/>
    <w:rsid w:val="00E01106"/>
    <w:pPr>
      <w:widowControl/>
      <w:suppressAutoHyphens w:val="0"/>
      <w:autoSpaceDN/>
      <w:spacing w:after="120"/>
      <w:textAlignment w:val="auto"/>
    </w:pPr>
    <w:rPr>
      <w:rFonts w:eastAsia="Times New Roman" w:cs="Times New Roman"/>
      <w:kern w:val="0"/>
      <w:sz w:val="16"/>
      <w:szCs w:val="16"/>
      <w:lang w:val="x-none" w:eastAsia="x-none" w:bidi="ar-SA"/>
    </w:rPr>
  </w:style>
  <w:style w:type="character" w:customStyle="1" w:styleId="Corpodetexto3Char">
    <w:name w:val="Corpo de texto 3 Char"/>
    <w:link w:val="Corpodetexto3"/>
    <w:semiHidden/>
    <w:rsid w:val="00E01106"/>
    <w:rPr>
      <w:rFonts w:eastAsia="Times New Roman" w:cs="Times New Roman"/>
      <w:sz w:val="16"/>
      <w:szCs w:val="16"/>
    </w:rPr>
  </w:style>
  <w:style w:type="character" w:customStyle="1" w:styleId="CharChar5">
    <w:name w:val="Char Char5"/>
    <w:rsid w:val="00E01106"/>
    <w:rPr>
      <w:sz w:val="16"/>
      <w:szCs w:val="16"/>
      <w:lang w:val="pt-BR" w:eastAsia="pt-BR" w:bidi="ar-SA"/>
    </w:rPr>
  </w:style>
  <w:style w:type="character" w:styleId="Forte">
    <w:name w:val="Strong"/>
    <w:uiPriority w:val="22"/>
    <w:qFormat/>
    <w:rsid w:val="00E01106"/>
    <w:rPr>
      <w:b/>
      <w:bCs/>
    </w:rPr>
  </w:style>
  <w:style w:type="paragraph" w:styleId="Cabealho">
    <w:name w:val="header"/>
    <w:basedOn w:val="Normal"/>
    <w:link w:val="CabealhoChar"/>
    <w:semiHidden/>
    <w:rsid w:val="00E01106"/>
    <w:pPr>
      <w:widowControl/>
      <w:tabs>
        <w:tab w:val="center" w:pos="4252"/>
        <w:tab w:val="right" w:pos="8504"/>
      </w:tabs>
      <w:suppressAutoHyphens w:val="0"/>
      <w:autoSpaceDN/>
      <w:textAlignment w:val="auto"/>
    </w:pPr>
    <w:rPr>
      <w:rFonts w:eastAsia="Times New Roman" w:cs="Times New Roman"/>
      <w:kern w:val="0"/>
      <w:lang w:val="x-none" w:eastAsia="x-none" w:bidi="ar-SA"/>
    </w:rPr>
  </w:style>
  <w:style w:type="character" w:customStyle="1" w:styleId="CabealhoChar">
    <w:name w:val="Cabeçalho Char"/>
    <w:link w:val="Cabealho"/>
    <w:semiHidden/>
    <w:rsid w:val="00E01106"/>
    <w:rPr>
      <w:rFonts w:eastAsia="Times New Roman" w:cs="Times New Roman"/>
      <w:sz w:val="24"/>
      <w:szCs w:val="24"/>
    </w:rPr>
  </w:style>
  <w:style w:type="character" w:customStyle="1" w:styleId="RodapChar">
    <w:name w:val="Rodapé Char"/>
    <w:link w:val="Rodap"/>
    <w:rsid w:val="00E01106"/>
    <w:rPr>
      <w:rFonts w:eastAsia="Times New Roman" w:cs="Times New Roman"/>
      <w:sz w:val="24"/>
      <w:szCs w:val="24"/>
    </w:rPr>
  </w:style>
  <w:style w:type="paragraph" w:styleId="Rodap">
    <w:name w:val="footer"/>
    <w:basedOn w:val="Normal"/>
    <w:link w:val="RodapChar"/>
    <w:rsid w:val="00E01106"/>
    <w:pPr>
      <w:widowControl/>
      <w:tabs>
        <w:tab w:val="center" w:pos="4252"/>
        <w:tab w:val="right" w:pos="8504"/>
      </w:tabs>
      <w:suppressAutoHyphens w:val="0"/>
      <w:autoSpaceDN/>
      <w:textAlignment w:val="auto"/>
    </w:pPr>
    <w:rPr>
      <w:rFonts w:eastAsia="Times New Roman" w:cs="Times New Roman"/>
      <w:kern w:val="0"/>
      <w:lang w:val="x-none" w:eastAsia="x-none" w:bidi="ar-SA"/>
    </w:rPr>
  </w:style>
  <w:style w:type="paragraph" w:customStyle="1" w:styleId="preenchimento">
    <w:name w:val="preenchimento"/>
    <w:basedOn w:val="texto"/>
    <w:rsid w:val="00E01106"/>
    <w:pPr>
      <w:ind w:firstLine="0"/>
    </w:pPr>
    <w:rPr>
      <w:sz w:val="20"/>
      <w:szCs w:val="20"/>
      <w:vertAlign w:val="superscript"/>
    </w:rPr>
  </w:style>
  <w:style w:type="paragraph" w:styleId="Recuodecorpodetexto">
    <w:name w:val="Body Text Indent"/>
    <w:basedOn w:val="Normal"/>
    <w:link w:val="RecuodecorpodetextoChar"/>
    <w:unhideWhenUsed/>
    <w:rsid w:val="00E01106"/>
    <w:pPr>
      <w:widowControl/>
      <w:suppressAutoHyphens w:val="0"/>
      <w:autoSpaceDN/>
      <w:spacing w:after="120"/>
      <w:ind w:left="283"/>
      <w:textAlignment w:val="auto"/>
    </w:pPr>
    <w:rPr>
      <w:rFonts w:eastAsia="Times New Roman" w:cs="Times New Roman"/>
      <w:kern w:val="0"/>
      <w:lang w:val="x-none" w:eastAsia="x-none" w:bidi="ar-SA"/>
    </w:rPr>
  </w:style>
  <w:style w:type="character" w:customStyle="1" w:styleId="RecuodecorpodetextoChar">
    <w:name w:val="Recuo de corpo de texto Char"/>
    <w:link w:val="Recuodecorpodetexto"/>
    <w:rsid w:val="00E01106"/>
    <w:rPr>
      <w:rFonts w:eastAsia="Times New Roman" w:cs="Times New Roman"/>
      <w:sz w:val="24"/>
      <w:szCs w:val="24"/>
    </w:rPr>
  </w:style>
  <w:style w:type="character" w:customStyle="1" w:styleId="TextodebaloChar">
    <w:name w:val="Texto de balão Char"/>
    <w:link w:val="Textodebalo"/>
    <w:uiPriority w:val="99"/>
    <w:semiHidden/>
    <w:rsid w:val="00E01106"/>
    <w:rPr>
      <w:rFonts w:ascii="Tahoma" w:eastAsia="Times New Roman" w:hAnsi="Tahoma"/>
      <w:sz w:val="16"/>
      <w:szCs w:val="16"/>
    </w:rPr>
  </w:style>
  <w:style w:type="paragraph" w:styleId="Textodebalo">
    <w:name w:val="Balloon Text"/>
    <w:basedOn w:val="Normal"/>
    <w:link w:val="TextodebaloChar"/>
    <w:uiPriority w:val="99"/>
    <w:semiHidden/>
    <w:unhideWhenUsed/>
    <w:rsid w:val="00E01106"/>
    <w:pPr>
      <w:widowControl/>
      <w:suppressAutoHyphens w:val="0"/>
      <w:autoSpaceDN/>
      <w:textAlignment w:val="auto"/>
    </w:pPr>
    <w:rPr>
      <w:rFonts w:ascii="Tahoma" w:eastAsia="Times New Roman" w:hAnsi="Tahoma" w:cs="Times New Roman"/>
      <w:kern w:val="0"/>
      <w:sz w:val="16"/>
      <w:szCs w:val="16"/>
      <w:lang w:val="x-none" w:eastAsia="x-none" w:bidi="ar-SA"/>
    </w:rPr>
  </w:style>
  <w:style w:type="paragraph" w:styleId="PargrafodaLista">
    <w:name w:val="List Paragraph"/>
    <w:basedOn w:val="Normal"/>
    <w:uiPriority w:val="34"/>
    <w:qFormat/>
    <w:rsid w:val="00977E67"/>
    <w:pPr>
      <w:ind w:left="708"/>
    </w:pPr>
  </w:style>
  <w:style w:type="paragraph" w:styleId="TextosemFormatao">
    <w:name w:val="Plain Text"/>
    <w:basedOn w:val="Normal"/>
    <w:link w:val="TextosemFormataoChar"/>
    <w:uiPriority w:val="99"/>
    <w:unhideWhenUsed/>
    <w:rsid w:val="00BF6BDF"/>
    <w:pPr>
      <w:widowControl/>
      <w:suppressAutoHyphens w:val="0"/>
      <w:autoSpaceDN/>
      <w:textAlignment w:val="auto"/>
    </w:pPr>
    <w:rPr>
      <w:rFonts w:ascii="Consolas" w:eastAsia="Calibri" w:hAnsi="Consolas" w:cs="Times New Roman"/>
      <w:kern w:val="0"/>
      <w:sz w:val="21"/>
      <w:szCs w:val="21"/>
      <w:lang w:val="x-none" w:eastAsia="en-US" w:bidi="ar-SA"/>
    </w:rPr>
  </w:style>
  <w:style w:type="character" w:customStyle="1" w:styleId="TextosemFormataoChar">
    <w:name w:val="Texto sem Formatação Char"/>
    <w:link w:val="TextosemFormatao"/>
    <w:uiPriority w:val="99"/>
    <w:rsid w:val="00BF6BDF"/>
    <w:rPr>
      <w:rFonts w:ascii="Consolas" w:eastAsia="Calibri" w:hAnsi="Consolas" w:cs="Times New Roman"/>
      <w:sz w:val="21"/>
      <w:szCs w:val="21"/>
      <w:lang w:eastAsia="en-US"/>
    </w:rPr>
  </w:style>
  <w:style w:type="character" w:customStyle="1" w:styleId="grame">
    <w:name w:val="grame"/>
    <w:basedOn w:val="Fontepargpadro"/>
    <w:rsid w:val="00711713"/>
  </w:style>
  <w:style w:type="character" w:customStyle="1" w:styleId="spelle">
    <w:name w:val="spelle"/>
    <w:basedOn w:val="Fontepargpadro"/>
    <w:rsid w:val="00711713"/>
  </w:style>
  <w:style w:type="character" w:styleId="nfase">
    <w:name w:val="Emphasis"/>
    <w:uiPriority w:val="20"/>
    <w:qFormat/>
    <w:rsid w:val="00D96871"/>
    <w:rPr>
      <w:i/>
      <w:iCs/>
    </w:rPr>
  </w:style>
  <w:style w:type="table" w:styleId="Tabelacomgrade">
    <w:name w:val="Table Grid"/>
    <w:basedOn w:val="Tabelanormal"/>
    <w:uiPriority w:val="59"/>
    <w:rsid w:val="008F5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31">
    <w:name w:val="Corpo de texto 31"/>
    <w:basedOn w:val="Normal"/>
    <w:rsid w:val="00E8598F"/>
    <w:pPr>
      <w:widowControl/>
      <w:autoSpaceDN/>
      <w:jc w:val="both"/>
      <w:textAlignment w:val="auto"/>
    </w:pPr>
    <w:rPr>
      <w:rFonts w:eastAsia="Times New Roman" w:cs="Times New Roman"/>
      <w:color w:val="000000"/>
      <w:kern w:val="0"/>
      <w:szCs w:val="20"/>
      <w:lang w:val="pt-BR" w:eastAsia="ar-SA" w:bidi="ar-SA"/>
    </w:rPr>
  </w:style>
  <w:style w:type="paragraph" w:customStyle="1" w:styleId="TEXTOTC">
    <w:name w:val="TEXTO TC"/>
    <w:basedOn w:val="Recuodecorpodetexto"/>
    <w:rsid w:val="00680672"/>
    <w:pPr>
      <w:spacing w:after="0" w:line="360" w:lineRule="auto"/>
      <w:ind w:left="0" w:firstLine="851"/>
      <w:jc w:val="both"/>
    </w:pPr>
  </w:style>
  <w:style w:type="paragraph" w:styleId="Bibliografia">
    <w:name w:val="Bibliography"/>
    <w:basedOn w:val="Normal"/>
    <w:next w:val="Normal"/>
    <w:unhideWhenUsed/>
    <w:rsid w:val="00DD194E"/>
  </w:style>
  <w:style w:type="character" w:customStyle="1" w:styleId="style4">
    <w:name w:val="style4"/>
    <w:basedOn w:val="Fontepargpadro"/>
    <w:rsid w:val="006A2CD5"/>
  </w:style>
  <w:style w:type="paragraph" w:customStyle="1" w:styleId="Contedodetabela">
    <w:name w:val="Conteúdo de tabela"/>
    <w:basedOn w:val="Normal"/>
    <w:rsid w:val="00FE1B3C"/>
    <w:pPr>
      <w:suppressLineNumbers/>
      <w:autoSpaceDN/>
      <w:textAlignment w:val="auto"/>
    </w:pPr>
    <w:rPr>
      <w:rFonts w:cs="Times New Roman"/>
      <w:kern w:val="1"/>
      <w:lang w:bidi="ar-SA"/>
    </w:rPr>
  </w:style>
  <w:style w:type="character" w:customStyle="1" w:styleId="f">
    <w:name w:val="f"/>
    <w:basedOn w:val="Fontepargpadro"/>
    <w:rsid w:val="009B613A"/>
  </w:style>
  <w:style w:type="character" w:styleId="CitaoHTML">
    <w:name w:val="HTML Cite"/>
    <w:uiPriority w:val="99"/>
    <w:semiHidden/>
    <w:unhideWhenUsed/>
    <w:rsid w:val="009B613A"/>
    <w:rPr>
      <w:i/>
      <w:iCs/>
    </w:rPr>
  </w:style>
  <w:style w:type="paragraph" w:styleId="Sumrio1">
    <w:name w:val="toc 1"/>
    <w:basedOn w:val="Normal"/>
    <w:next w:val="Normal"/>
    <w:autoRedefine/>
    <w:uiPriority w:val="39"/>
    <w:unhideWhenUsed/>
    <w:rsid w:val="00E843EB"/>
  </w:style>
  <w:style w:type="paragraph" w:styleId="Sumrio2">
    <w:name w:val="toc 2"/>
    <w:basedOn w:val="Normal"/>
    <w:next w:val="Normal"/>
    <w:autoRedefine/>
    <w:uiPriority w:val="39"/>
    <w:unhideWhenUsed/>
    <w:rsid w:val="00E843EB"/>
    <w:pPr>
      <w:ind w:left="240"/>
    </w:pPr>
  </w:style>
  <w:style w:type="character" w:styleId="Nmerodepgina">
    <w:name w:val="page number"/>
    <w:basedOn w:val="Fontepargpadro"/>
    <w:rsid w:val="00277514"/>
  </w:style>
  <w:style w:type="paragraph" w:customStyle="1" w:styleId="PPCs">
    <w:name w:val="PPCs"/>
    <w:basedOn w:val="Ttulo1"/>
    <w:qFormat/>
    <w:rsid w:val="00371539"/>
    <w:pPr>
      <w:keepLines w:val="0"/>
      <w:widowControl w:val="0"/>
      <w:numPr>
        <w:numId w:val="10"/>
      </w:numPr>
      <w:suppressAutoHyphens/>
      <w:spacing w:before="240" w:after="360"/>
    </w:pPr>
    <w:rPr>
      <w:rFonts w:ascii="Times New Roman" w:eastAsia="Andale Sans UI" w:hAnsi="Times New Roman"/>
      <w:color w:val="auto"/>
      <w:kern w:val="1"/>
      <w:sz w:val="24"/>
      <w:szCs w:val="24"/>
      <w:lang w:eastAsia="ar-SA"/>
    </w:rPr>
  </w:style>
  <w:style w:type="character" w:customStyle="1" w:styleId="s15verdanaboldcinza">
    <w:name w:val="s15 verdana bold cinza"/>
    <w:basedOn w:val="Fontepargpadro"/>
    <w:rsid w:val="000A3635"/>
  </w:style>
  <w:style w:type="paragraph" w:customStyle="1" w:styleId="western">
    <w:name w:val="western"/>
    <w:basedOn w:val="Normal"/>
    <w:rsid w:val="00D00D78"/>
    <w:pPr>
      <w:widowControl/>
      <w:suppressAutoHyphens w:val="0"/>
      <w:autoSpaceDN/>
      <w:spacing w:before="100" w:beforeAutospacing="1" w:after="100" w:afterAutospacing="1"/>
      <w:textAlignment w:val="auto"/>
    </w:pPr>
    <w:rPr>
      <w:rFonts w:eastAsia="Times New Roman" w:cs="Times New Roman"/>
      <w:kern w:val="0"/>
      <w:lang w:val="pt-BR" w:eastAsia="pt-BR" w:bidi="ar-SA"/>
    </w:rPr>
  </w:style>
  <w:style w:type="paragraph" w:customStyle="1" w:styleId="referencia">
    <w:name w:val="referencia"/>
    <w:basedOn w:val="Normal"/>
    <w:rsid w:val="001A32B6"/>
    <w:pPr>
      <w:widowControl/>
      <w:autoSpaceDN/>
      <w:spacing w:before="120" w:after="120" w:line="100" w:lineRule="atLeast"/>
      <w:ind w:firstLine="28"/>
      <w:jc w:val="both"/>
      <w:textAlignment w:val="auto"/>
    </w:pPr>
    <w:rPr>
      <w:rFonts w:eastAsia="Calibri" w:cs="Times New Roman"/>
      <w:kern w:val="0"/>
      <w:lang w:val="pt-BR" w:eastAsia="ar-SA" w:bidi="ar-SA"/>
    </w:rPr>
  </w:style>
  <w:style w:type="character" w:customStyle="1" w:styleId="tipo4">
    <w:name w:val="tipo4"/>
    <w:rsid w:val="00A47A5A"/>
    <w:rPr>
      <w:rFonts w:cs="Times New Roman"/>
    </w:rPr>
  </w:style>
  <w:style w:type="character" w:customStyle="1" w:styleId="tipo1">
    <w:name w:val="tipo1"/>
    <w:rsid w:val="00A47A5A"/>
    <w:rPr>
      <w:rFonts w:cs="Times New Roman"/>
    </w:rPr>
  </w:style>
  <w:style w:type="character" w:customStyle="1" w:styleId="st">
    <w:name w:val="st"/>
    <w:basedOn w:val="Fontepargpadro"/>
    <w:rsid w:val="00F038D8"/>
  </w:style>
  <w:style w:type="paragraph" w:customStyle="1" w:styleId="Ttulo10">
    <w:name w:val="Título1"/>
    <w:basedOn w:val="Normal"/>
    <w:next w:val="Corpodetexto"/>
    <w:rsid w:val="00236464"/>
    <w:pPr>
      <w:widowControl/>
      <w:autoSpaceDN/>
      <w:jc w:val="center"/>
      <w:textAlignment w:val="auto"/>
    </w:pPr>
    <w:rPr>
      <w:rFonts w:eastAsia="Times New Roman" w:cs="Times New Roman"/>
      <w:b/>
      <w:kern w:val="0"/>
      <w:sz w:val="28"/>
      <w:szCs w:val="20"/>
      <w:lang w:val="pt-BR" w:eastAsia="ar-SA" w:bidi="ar-SA"/>
    </w:rPr>
  </w:style>
  <w:style w:type="character" w:customStyle="1" w:styleId="apple-converted-space">
    <w:name w:val="apple-converted-space"/>
    <w:rsid w:val="00475FB0"/>
  </w:style>
  <w:style w:type="paragraph" w:customStyle="1" w:styleId="Evelise">
    <w:name w:val="Evelise"/>
    <w:basedOn w:val="Normal"/>
    <w:rsid w:val="00AA4AE7"/>
    <w:pPr>
      <w:widowControl/>
      <w:suppressAutoHyphens w:val="0"/>
      <w:autoSpaceDN/>
      <w:textAlignment w:val="auto"/>
    </w:pPr>
    <w:rPr>
      <w:rFonts w:ascii="Garamond" w:eastAsia="Times New Roman" w:hAnsi="Garamond" w:cs="Times New Roman"/>
      <w:kern w:val="0"/>
      <w:szCs w:val="20"/>
      <w:lang w:val="en-US" w:eastAsia="pt-BR" w:bidi="ar-SA"/>
    </w:rPr>
  </w:style>
  <w:style w:type="paragraph" w:styleId="Legenda">
    <w:name w:val="caption"/>
    <w:basedOn w:val="Normal"/>
    <w:next w:val="Normal"/>
    <w:autoRedefine/>
    <w:uiPriority w:val="35"/>
    <w:unhideWhenUsed/>
    <w:qFormat/>
    <w:rsid w:val="003232F1"/>
    <w:pPr>
      <w:jc w:val="center"/>
    </w:pPr>
    <w:rPr>
      <w:bCs/>
      <w:sz w:val="20"/>
    </w:rPr>
  </w:style>
  <w:style w:type="paragraph" w:styleId="ndicedeilustraes">
    <w:name w:val="table of figures"/>
    <w:basedOn w:val="Normal"/>
    <w:next w:val="Normal"/>
    <w:uiPriority w:val="99"/>
    <w:unhideWhenUsed/>
    <w:rsid w:val="00745C05"/>
  </w:style>
  <w:style w:type="character" w:customStyle="1" w:styleId="highlight">
    <w:name w:val="highlight"/>
    <w:basedOn w:val="Fontepargpadro"/>
    <w:rsid w:val="001A127B"/>
  </w:style>
  <w:style w:type="character" w:styleId="TtulodoLivro">
    <w:name w:val="Book Title"/>
    <w:uiPriority w:val="33"/>
    <w:qFormat/>
    <w:rsid w:val="001B2101"/>
    <w:rPr>
      <w:b/>
      <w:bCs/>
      <w:smallCaps/>
      <w:spacing w:val="5"/>
    </w:rPr>
  </w:style>
  <w:style w:type="paragraph" w:styleId="CabealhodoSumrio">
    <w:name w:val="TOC Heading"/>
    <w:basedOn w:val="Ttulo1"/>
    <w:next w:val="Normal"/>
    <w:uiPriority w:val="39"/>
    <w:semiHidden/>
    <w:unhideWhenUsed/>
    <w:qFormat/>
    <w:rsid w:val="00FA77F5"/>
    <w:pPr>
      <w:spacing w:line="276" w:lineRule="auto"/>
      <w:outlineLvl w:val="9"/>
    </w:pPr>
    <w:rPr>
      <w:lang w:eastAsia="en-US"/>
    </w:rPr>
  </w:style>
  <w:style w:type="character" w:styleId="RefernciaIntensa">
    <w:name w:val="Intense Reference"/>
    <w:uiPriority w:val="32"/>
    <w:qFormat/>
    <w:rsid w:val="00AD36B6"/>
    <w:rPr>
      <w:b/>
      <w:bCs/>
      <w:smallCaps/>
      <w:color w:val="C0504D"/>
      <w:spacing w:val="5"/>
      <w:u w:val="single"/>
    </w:rPr>
  </w:style>
  <w:style w:type="character" w:styleId="RefernciaSutil">
    <w:name w:val="Subtle Reference"/>
    <w:uiPriority w:val="31"/>
    <w:qFormat/>
    <w:rsid w:val="00AD36B6"/>
    <w:rPr>
      <w:smallCaps/>
      <w:color w:val="C0504D"/>
      <w:u w:val="single"/>
    </w:rPr>
  </w:style>
  <w:style w:type="paragraph" w:styleId="CitaoIntensa">
    <w:name w:val="Intense Quote"/>
    <w:basedOn w:val="Normal"/>
    <w:next w:val="Normal"/>
    <w:link w:val="CitaoIntensaChar"/>
    <w:uiPriority w:val="30"/>
    <w:qFormat/>
    <w:rsid w:val="00AD36B6"/>
    <w:pPr>
      <w:pBdr>
        <w:bottom w:val="single" w:sz="4" w:space="4" w:color="4F81BD"/>
      </w:pBdr>
      <w:spacing w:before="200" w:after="280"/>
      <w:ind w:left="936" w:right="936"/>
    </w:pPr>
    <w:rPr>
      <w:b/>
      <w:bCs/>
      <w:i/>
      <w:iCs/>
      <w:color w:val="4F81BD"/>
    </w:rPr>
  </w:style>
  <w:style w:type="character" w:customStyle="1" w:styleId="CitaoIntensaChar">
    <w:name w:val="Citação Intensa Char"/>
    <w:link w:val="CitaoIntensa"/>
    <w:uiPriority w:val="30"/>
    <w:rsid w:val="00AD36B6"/>
    <w:rPr>
      <w:b/>
      <w:bCs/>
      <w:i/>
      <w:iCs/>
      <w:color w:val="4F81BD"/>
      <w:kern w:val="3"/>
      <w:sz w:val="24"/>
      <w:szCs w:val="24"/>
      <w:lang w:val="de-DE" w:eastAsia="ja-JP" w:bidi="fa-IR"/>
    </w:rPr>
  </w:style>
  <w:style w:type="paragraph" w:styleId="Citao">
    <w:name w:val="Quote"/>
    <w:basedOn w:val="Normal"/>
    <w:next w:val="Normal"/>
    <w:link w:val="CitaoChar"/>
    <w:uiPriority w:val="29"/>
    <w:qFormat/>
    <w:rsid w:val="00AD36B6"/>
    <w:rPr>
      <w:i/>
      <w:iCs/>
      <w:color w:val="000000"/>
    </w:rPr>
  </w:style>
  <w:style w:type="character" w:customStyle="1" w:styleId="CitaoChar">
    <w:name w:val="Citação Char"/>
    <w:link w:val="Citao"/>
    <w:uiPriority w:val="29"/>
    <w:rsid w:val="00AD36B6"/>
    <w:rPr>
      <w:i/>
      <w:iCs/>
      <w:color w:val="000000"/>
      <w:kern w:val="3"/>
      <w:sz w:val="24"/>
      <w:szCs w:val="24"/>
      <w:lang w:val="de-DE" w:eastAsia="ja-JP" w:bidi="fa-IR"/>
    </w:rPr>
  </w:style>
  <w:style w:type="character" w:styleId="nfaseIntensa">
    <w:name w:val="Intense Emphasis"/>
    <w:uiPriority w:val="21"/>
    <w:qFormat/>
    <w:rsid w:val="00AD36B6"/>
    <w:rPr>
      <w:b/>
      <w:bCs/>
      <w:i/>
      <w:iCs/>
      <w:color w:val="4F81BD"/>
    </w:rPr>
  </w:style>
  <w:style w:type="character" w:styleId="nfaseSutil">
    <w:name w:val="Subtle Emphasis"/>
    <w:uiPriority w:val="19"/>
    <w:qFormat/>
    <w:rsid w:val="00AD36B6"/>
    <w:rPr>
      <w:i/>
      <w:iCs/>
      <w:color w:val="808080"/>
    </w:rPr>
  </w:style>
  <w:style w:type="character" w:customStyle="1" w:styleId="Ttulo7Char">
    <w:name w:val="Título 7 Char"/>
    <w:link w:val="Ttulo7"/>
    <w:uiPriority w:val="9"/>
    <w:rsid w:val="00AD36B6"/>
    <w:rPr>
      <w:rFonts w:ascii="Calibri" w:eastAsia="Times New Roman" w:hAnsi="Calibri" w:cs="Times New Roman"/>
      <w:kern w:val="3"/>
      <w:sz w:val="24"/>
      <w:szCs w:val="24"/>
      <w:lang w:val="de-DE" w:eastAsia="ja-JP" w:bidi="fa-IR"/>
    </w:rPr>
  </w:style>
  <w:style w:type="paragraph" w:styleId="SemEspaamento">
    <w:name w:val="No Spacing"/>
    <w:uiPriority w:val="1"/>
    <w:qFormat/>
    <w:rsid w:val="00AD36B6"/>
    <w:pPr>
      <w:widowControl w:val="0"/>
      <w:suppressAutoHyphens/>
      <w:autoSpaceDN w:val="0"/>
      <w:textAlignment w:val="baseline"/>
    </w:pPr>
    <w:rPr>
      <w:kern w:val="3"/>
      <w:sz w:val="24"/>
      <w:szCs w:val="24"/>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0592">
      <w:bodyDiv w:val="1"/>
      <w:marLeft w:val="0"/>
      <w:marRight w:val="0"/>
      <w:marTop w:val="0"/>
      <w:marBottom w:val="0"/>
      <w:divBdr>
        <w:top w:val="none" w:sz="0" w:space="0" w:color="auto"/>
        <w:left w:val="none" w:sz="0" w:space="0" w:color="auto"/>
        <w:bottom w:val="none" w:sz="0" w:space="0" w:color="auto"/>
        <w:right w:val="none" w:sz="0" w:space="0" w:color="auto"/>
      </w:divBdr>
    </w:div>
    <w:div w:id="36248698">
      <w:bodyDiv w:val="1"/>
      <w:marLeft w:val="0"/>
      <w:marRight w:val="0"/>
      <w:marTop w:val="0"/>
      <w:marBottom w:val="0"/>
      <w:divBdr>
        <w:top w:val="none" w:sz="0" w:space="0" w:color="auto"/>
        <w:left w:val="none" w:sz="0" w:space="0" w:color="auto"/>
        <w:bottom w:val="none" w:sz="0" w:space="0" w:color="auto"/>
        <w:right w:val="none" w:sz="0" w:space="0" w:color="auto"/>
      </w:divBdr>
    </w:div>
    <w:div w:id="200559674">
      <w:bodyDiv w:val="1"/>
      <w:marLeft w:val="0"/>
      <w:marRight w:val="0"/>
      <w:marTop w:val="0"/>
      <w:marBottom w:val="0"/>
      <w:divBdr>
        <w:top w:val="none" w:sz="0" w:space="0" w:color="auto"/>
        <w:left w:val="none" w:sz="0" w:space="0" w:color="auto"/>
        <w:bottom w:val="none" w:sz="0" w:space="0" w:color="auto"/>
        <w:right w:val="none" w:sz="0" w:space="0" w:color="auto"/>
      </w:divBdr>
    </w:div>
    <w:div w:id="213585390">
      <w:bodyDiv w:val="1"/>
      <w:marLeft w:val="0"/>
      <w:marRight w:val="0"/>
      <w:marTop w:val="0"/>
      <w:marBottom w:val="0"/>
      <w:divBdr>
        <w:top w:val="none" w:sz="0" w:space="0" w:color="auto"/>
        <w:left w:val="none" w:sz="0" w:space="0" w:color="auto"/>
        <w:bottom w:val="none" w:sz="0" w:space="0" w:color="auto"/>
        <w:right w:val="none" w:sz="0" w:space="0" w:color="auto"/>
      </w:divBdr>
    </w:div>
    <w:div w:id="444663059">
      <w:bodyDiv w:val="1"/>
      <w:marLeft w:val="0"/>
      <w:marRight w:val="0"/>
      <w:marTop w:val="0"/>
      <w:marBottom w:val="0"/>
      <w:divBdr>
        <w:top w:val="none" w:sz="0" w:space="0" w:color="auto"/>
        <w:left w:val="none" w:sz="0" w:space="0" w:color="auto"/>
        <w:bottom w:val="none" w:sz="0" w:space="0" w:color="auto"/>
        <w:right w:val="none" w:sz="0" w:space="0" w:color="auto"/>
      </w:divBdr>
    </w:div>
    <w:div w:id="703945079">
      <w:bodyDiv w:val="1"/>
      <w:marLeft w:val="0"/>
      <w:marRight w:val="0"/>
      <w:marTop w:val="0"/>
      <w:marBottom w:val="0"/>
      <w:divBdr>
        <w:top w:val="none" w:sz="0" w:space="0" w:color="auto"/>
        <w:left w:val="none" w:sz="0" w:space="0" w:color="auto"/>
        <w:bottom w:val="none" w:sz="0" w:space="0" w:color="auto"/>
        <w:right w:val="none" w:sz="0" w:space="0" w:color="auto"/>
      </w:divBdr>
    </w:div>
    <w:div w:id="925040913">
      <w:bodyDiv w:val="1"/>
      <w:marLeft w:val="0"/>
      <w:marRight w:val="0"/>
      <w:marTop w:val="0"/>
      <w:marBottom w:val="0"/>
      <w:divBdr>
        <w:top w:val="none" w:sz="0" w:space="0" w:color="auto"/>
        <w:left w:val="none" w:sz="0" w:space="0" w:color="auto"/>
        <w:bottom w:val="none" w:sz="0" w:space="0" w:color="auto"/>
        <w:right w:val="none" w:sz="0" w:space="0" w:color="auto"/>
      </w:divBdr>
    </w:div>
    <w:div w:id="980623357">
      <w:bodyDiv w:val="1"/>
      <w:marLeft w:val="0"/>
      <w:marRight w:val="0"/>
      <w:marTop w:val="0"/>
      <w:marBottom w:val="0"/>
      <w:divBdr>
        <w:top w:val="none" w:sz="0" w:space="0" w:color="auto"/>
        <w:left w:val="none" w:sz="0" w:space="0" w:color="auto"/>
        <w:bottom w:val="none" w:sz="0" w:space="0" w:color="auto"/>
        <w:right w:val="none" w:sz="0" w:space="0" w:color="auto"/>
      </w:divBdr>
    </w:div>
    <w:div w:id="990595479">
      <w:bodyDiv w:val="1"/>
      <w:marLeft w:val="0"/>
      <w:marRight w:val="0"/>
      <w:marTop w:val="0"/>
      <w:marBottom w:val="0"/>
      <w:divBdr>
        <w:top w:val="none" w:sz="0" w:space="0" w:color="auto"/>
        <w:left w:val="none" w:sz="0" w:space="0" w:color="auto"/>
        <w:bottom w:val="none" w:sz="0" w:space="0" w:color="auto"/>
        <w:right w:val="none" w:sz="0" w:space="0" w:color="auto"/>
      </w:divBdr>
    </w:div>
    <w:div w:id="1014840501">
      <w:bodyDiv w:val="1"/>
      <w:marLeft w:val="0"/>
      <w:marRight w:val="0"/>
      <w:marTop w:val="0"/>
      <w:marBottom w:val="0"/>
      <w:divBdr>
        <w:top w:val="none" w:sz="0" w:space="0" w:color="auto"/>
        <w:left w:val="none" w:sz="0" w:space="0" w:color="auto"/>
        <w:bottom w:val="none" w:sz="0" w:space="0" w:color="auto"/>
        <w:right w:val="none" w:sz="0" w:space="0" w:color="auto"/>
      </w:divBdr>
    </w:div>
    <w:div w:id="1017192983">
      <w:bodyDiv w:val="1"/>
      <w:marLeft w:val="0"/>
      <w:marRight w:val="0"/>
      <w:marTop w:val="0"/>
      <w:marBottom w:val="0"/>
      <w:divBdr>
        <w:top w:val="none" w:sz="0" w:space="0" w:color="auto"/>
        <w:left w:val="none" w:sz="0" w:space="0" w:color="auto"/>
        <w:bottom w:val="none" w:sz="0" w:space="0" w:color="auto"/>
        <w:right w:val="none" w:sz="0" w:space="0" w:color="auto"/>
      </w:divBdr>
    </w:div>
    <w:div w:id="1067261379">
      <w:bodyDiv w:val="1"/>
      <w:marLeft w:val="0"/>
      <w:marRight w:val="0"/>
      <w:marTop w:val="0"/>
      <w:marBottom w:val="0"/>
      <w:divBdr>
        <w:top w:val="none" w:sz="0" w:space="0" w:color="auto"/>
        <w:left w:val="none" w:sz="0" w:space="0" w:color="auto"/>
        <w:bottom w:val="none" w:sz="0" w:space="0" w:color="auto"/>
        <w:right w:val="none" w:sz="0" w:space="0" w:color="auto"/>
      </w:divBdr>
    </w:div>
    <w:div w:id="1097870082">
      <w:bodyDiv w:val="1"/>
      <w:marLeft w:val="0"/>
      <w:marRight w:val="0"/>
      <w:marTop w:val="0"/>
      <w:marBottom w:val="0"/>
      <w:divBdr>
        <w:top w:val="none" w:sz="0" w:space="0" w:color="auto"/>
        <w:left w:val="none" w:sz="0" w:space="0" w:color="auto"/>
        <w:bottom w:val="none" w:sz="0" w:space="0" w:color="auto"/>
        <w:right w:val="none" w:sz="0" w:space="0" w:color="auto"/>
      </w:divBdr>
    </w:div>
    <w:div w:id="1187981176">
      <w:bodyDiv w:val="1"/>
      <w:marLeft w:val="0"/>
      <w:marRight w:val="0"/>
      <w:marTop w:val="0"/>
      <w:marBottom w:val="0"/>
      <w:divBdr>
        <w:top w:val="none" w:sz="0" w:space="0" w:color="auto"/>
        <w:left w:val="none" w:sz="0" w:space="0" w:color="auto"/>
        <w:bottom w:val="none" w:sz="0" w:space="0" w:color="auto"/>
        <w:right w:val="none" w:sz="0" w:space="0" w:color="auto"/>
      </w:divBdr>
    </w:div>
    <w:div w:id="1222014638">
      <w:bodyDiv w:val="1"/>
      <w:marLeft w:val="0"/>
      <w:marRight w:val="0"/>
      <w:marTop w:val="0"/>
      <w:marBottom w:val="0"/>
      <w:divBdr>
        <w:top w:val="none" w:sz="0" w:space="0" w:color="auto"/>
        <w:left w:val="none" w:sz="0" w:space="0" w:color="auto"/>
        <w:bottom w:val="none" w:sz="0" w:space="0" w:color="auto"/>
        <w:right w:val="none" w:sz="0" w:space="0" w:color="auto"/>
      </w:divBdr>
    </w:div>
    <w:div w:id="1503619001">
      <w:bodyDiv w:val="1"/>
      <w:marLeft w:val="0"/>
      <w:marRight w:val="0"/>
      <w:marTop w:val="0"/>
      <w:marBottom w:val="0"/>
      <w:divBdr>
        <w:top w:val="none" w:sz="0" w:space="0" w:color="auto"/>
        <w:left w:val="none" w:sz="0" w:space="0" w:color="auto"/>
        <w:bottom w:val="none" w:sz="0" w:space="0" w:color="auto"/>
        <w:right w:val="none" w:sz="0" w:space="0" w:color="auto"/>
      </w:divBdr>
    </w:div>
    <w:div w:id="1552881222">
      <w:bodyDiv w:val="1"/>
      <w:marLeft w:val="0"/>
      <w:marRight w:val="0"/>
      <w:marTop w:val="0"/>
      <w:marBottom w:val="0"/>
      <w:divBdr>
        <w:top w:val="none" w:sz="0" w:space="0" w:color="auto"/>
        <w:left w:val="none" w:sz="0" w:space="0" w:color="auto"/>
        <w:bottom w:val="none" w:sz="0" w:space="0" w:color="auto"/>
        <w:right w:val="none" w:sz="0" w:space="0" w:color="auto"/>
      </w:divBdr>
    </w:div>
    <w:div w:id="1625497331">
      <w:bodyDiv w:val="1"/>
      <w:marLeft w:val="0"/>
      <w:marRight w:val="0"/>
      <w:marTop w:val="0"/>
      <w:marBottom w:val="0"/>
      <w:divBdr>
        <w:top w:val="none" w:sz="0" w:space="0" w:color="auto"/>
        <w:left w:val="none" w:sz="0" w:space="0" w:color="auto"/>
        <w:bottom w:val="none" w:sz="0" w:space="0" w:color="auto"/>
        <w:right w:val="none" w:sz="0" w:space="0" w:color="auto"/>
      </w:divBdr>
    </w:div>
    <w:div w:id="1636988684">
      <w:bodyDiv w:val="1"/>
      <w:marLeft w:val="0"/>
      <w:marRight w:val="0"/>
      <w:marTop w:val="0"/>
      <w:marBottom w:val="0"/>
      <w:divBdr>
        <w:top w:val="none" w:sz="0" w:space="0" w:color="auto"/>
        <w:left w:val="none" w:sz="0" w:space="0" w:color="auto"/>
        <w:bottom w:val="none" w:sz="0" w:space="0" w:color="auto"/>
        <w:right w:val="none" w:sz="0" w:space="0" w:color="auto"/>
      </w:divBdr>
    </w:div>
    <w:div w:id="1715888852">
      <w:bodyDiv w:val="1"/>
      <w:marLeft w:val="0"/>
      <w:marRight w:val="0"/>
      <w:marTop w:val="0"/>
      <w:marBottom w:val="0"/>
      <w:divBdr>
        <w:top w:val="none" w:sz="0" w:space="0" w:color="auto"/>
        <w:left w:val="none" w:sz="0" w:space="0" w:color="auto"/>
        <w:bottom w:val="none" w:sz="0" w:space="0" w:color="auto"/>
        <w:right w:val="none" w:sz="0" w:space="0" w:color="auto"/>
      </w:divBdr>
    </w:div>
    <w:div w:id="1730303303">
      <w:bodyDiv w:val="1"/>
      <w:marLeft w:val="0"/>
      <w:marRight w:val="0"/>
      <w:marTop w:val="0"/>
      <w:marBottom w:val="0"/>
      <w:divBdr>
        <w:top w:val="none" w:sz="0" w:space="0" w:color="auto"/>
        <w:left w:val="none" w:sz="0" w:space="0" w:color="auto"/>
        <w:bottom w:val="none" w:sz="0" w:space="0" w:color="auto"/>
        <w:right w:val="none" w:sz="0" w:space="0" w:color="auto"/>
      </w:divBdr>
    </w:div>
    <w:div w:id="1770270253">
      <w:bodyDiv w:val="1"/>
      <w:marLeft w:val="0"/>
      <w:marRight w:val="0"/>
      <w:marTop w:val="0"/>
      <w:marBottom w:val="0"/>
      <w:divBdr>
        <w:top w:val="none" w:sz="0" w:space="0" w:color="auto"/>
        <w:left w:val="none" w:sz="0" w:space="0" w:color="auto"/>
        <w:bottom w:val="none" w:sz="0" w:space="0" w:color="auto"/>
        <w:right w:val="none" w:sz="0" w:space="0" w:color="auto"/>
      </w:divBdr>
    </w:div>
    <w:div w:id="1826629709">
      <w:bodyDiv w:val="1"/>
      <w:marLeft w:val="0"/>
      <w:marRight w:val="0"/>
      <w:marTop w:val="0"/>
      <w:marBottom w:val="0"/>
      <w:divBdr>
        <w:top w:val="none" w:sz="0" w:space="0" w:color="auto"/>
        <w:left w:val="none" w:sz="0" w:space="0" w:color="auto"/>
        <w:bottom w:val="none" w:sz="0" w:space="0" w:color="auto"/>
        <w:right w:val="none" w:sz="0" w:space="0" w:color="auto"/>
      </w:divBdr>
    </w:div>
    <w:div w:id="1867013532">
      <w:bodyDiv w:val="1"/>
      <w:marLeft w:val="0"/>
      <w:marRight w:val="0"/>
      <w:marTop w:val="0"/>
      <w:marBottom w:val="0"/>
      <w:divBdr>
        <w:top w:val="none" w:sz="0" w:space="0" w:color="auto"/>
        <w:left w:val="none" w:sz="0" w:space="0" w:color="auto"/>
        <w:bottom w:val="none" w:sz="0" w:space="0" w:color="auto"/>
        <w:right w:val="none" w:sz="0" w:space="0" w:color="auto"/>
      </w:divBdr>
    </w:div>
    <w:div w:id="1875575947">
      <w:bodyDiv w:val="1"/>
      <w:marLeft w:val="0"/>
      <w:marRight w:val="0"/>
      <w:marTop w:val="0"/>
      <w:marBottom w:val="0"/>
      <w:divBdr>
        <w:top w:val="none" w:sz="0" w:space="0" w:color="auto"/>
        <w:left w:val="none" w:sz="0" w:space="0" w:color="auto"/>
        <w:bottom w:val="none" w:sz="0" w:space="0" w:color="auto"/>
        <w:right w:val="none" w:sz="0" w:space="0" w:color="auto"/>
      </w:divBdr>
    </w:div>
    <w:div w:id="1885018700">
      <w:bodyDiv w:val="1"/>
      <w:marLeft w:val="0"/>
      <w:marRight w:val="0"/>
      <w:marTop w:val="0"/>
      <w:marBottom w:val="0"/>
      <w:divBdr>
        <w:top w:val="none" w:sz="0" w:space="0" w:color="auto"/>
        <w:left w:val="none" w:sz="0" w:space="0" w:color="auto"/>
        <w:bottom w:val="none" w:sz="0" w:space="0" w:color="auto"/>
        <w:right w:val="none" w:sz="0" w:space="0" w:color="auto"/>
      </w:divBdr>
    </w:div>
    <w:div w:id="1932857443">
      <w:bodyDiv w:val="1"/>
      <w:marLeft w:val="0"/>
      <w:marRight w:val="0"/>
      <w:marTop w:val="0"/>
      <w:marBottom w:val="0"/>
      <w:divBdr>
        <w:top w:val="none" w:sz="0" w:space="0" w:color="auto"/>
        <w:left w:val="none" w:sz="0" w:space="0" w:color="auto"/>
        <w:bottom w:val="none" w:sz="0" w:space="0" w:color="auto"/>
        <w:right w:val="none" w:sz="0" w:space="0" w:color="auto"/>
      </w:divBdr>
    </w:div>
    <w:div w:id="1937900759">
      <w:bodyDiv w:val="1"/>
      <w:marLeft w:val="0"/>
      <w:marRight w:val="0"/>
      <w:marTop w:val="0"/>
      <w:marBottom w:val="0"/>
      <w:divBdr>
        <w:top w:val="none" w:sz="0" w:space="0" w:color="auto"/>
        <w:left w:val="none" w:sz="0" w:space="0" w:color="auto"/>
        <w:bottom w:val="none" w:sz="0" w:space="0" w:color="auto"/>
        <w:right w:val="none" w:sz="0" w:space="0" w:color="auto"/>
      </w:divBdr>
    </w:div>
    <w:div w:id="2054235824">
      <w:bodyDiv w:val="1"/>
      <w:marLeft w:val="0"/>
      <w:marRight w:val="0"/>
      <w:marTop w:val="0"/>
      <w:marBottom w:val="0"/>
      <w:divBdr>
        <w:top w:val="none" w:sz="0" w:space="0" w:color="auto"/>
        <w:left w:val="none" w:sz="0" w:space="0" w:color="auto"/>
        <w:bottom w:val="none" w:sz="0" w:space="0" w:color="auto"/>
        <w:right w:val="none" w:sz="0" w:space="0" w:color="auto"/>
      </w:divBdr>
    </w:div>
    <w:div w:id="2115975152">
      <w:bodyDiv w:val="1"/>
      <w:marLeft w:val="0"/>
      <w:marRight w:val="0"/>
      <w:marTop w:val="0"/>
      <w:marBottom w:val="0"/>
      <w:divBdr>
        <w:top w:val="none" w:sz="0" w:space="0" w:color="auto"/>
        <w:left w:val="none" w:sz="0" w:space="0" w:color="auto"/>
        <w:bottom w:val="none" w:sz="0" w:space="0" w:color="auto"/>
        <w:right w:val="none" w:sz="0" w:space="0" w:color="auto"/>
      </w:divBdr>
    </w:div>
    <w:div w:id="2124886890">
      <w:bodyDiv w:val="1"/>
      <w:marLeft w:val="0"/>
      <w:marRight w:val="0"/>
      <w:marTop w:val="0"/>
      <w:marBottom w:val="0"/>
      <w:divBdr>
        <w:top w:val="none" w:sz="0" w:space="0" w:color="auto"/>
        <w:left w:val="none" w:sz="0" w:space="0" w:color="auto"/>
        <w:bottom w:val="none" w:sz="0" w:space="0" w:color="auto"/>
        <w:right w:val="none" w:sz="0" w:space="0" w:color="auto"/>
      </w:divBdr>
      <w:divsChild>
        <w:div w:id="333263398">
          <w:marLeft w:val="0"/>
          <w:marRight w:val="0"/>
          <w:marTop w:val="0"/>
          <w:marBottom w:val="0"/>
          <w:divBdr>
            <w:top w:val="none" w:sz="0" w:space="0" w:color="auto"/>
            <w:left w:val="none" w:sz="0" w:space="0" w:color="auto"/>
            <w:bottom w:val="none" w:sz="0" w:space="0" w:color="auto"/>
            <w:right w:val="none" w:sz="0" w:space="0" w:color="auto"/>
          </w:divBdr>
        </w:div>
      </w:divsChild>
    </w:div>
    <w:div w:id="2133791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mailto:setec@mec.gov.br" TargetMode="Externa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itoria@ifsuldeminas.edu.br"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82</Pages>
  <Words>26605</Words>
  <Characters>143667</Characters>
  <Application>Microsoft Office Word</Application>
  <DocSecurity>0</DocSecurity>
  <Lines>1197</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169933</CharactersWithSpaces>
  <SharedDoc>false</SharedDoc>
  <HLinks>
    <vt:vector size="474" baseType="variant">
      <vt:variant>
        <vt:i4>3473499</vt:i4>
      </vt:variant>
      <vt:variant>
        <vt:i4>477</vt:i4>
      </vt:variant>
      <vt:variant>
        <vt:i4>0</vt:i4>
      </vt:variant>
      <vt:variant>
        <vt:i4>5</vt:i4>
      </vt:variant>
      <vt:variant>
        <vt:lpwstr>mailto:carlos.reinato@mch.ifsuldeminas.edu.br</vt:lpwstr>
      </vt:variant>
      <vt:variant>
        <vt:lpwstr/>
      </vt:variant>
      <vt:variant>
        <vt:i4>8060928</vt:i4>
      </vt:variant>
      <vt:variant>
        <vt:i4>471</vt:i4>
      </vt:variant>
      <vt:variant>
        <vt:i4>0</vt:i4>
      </vt:variant>
      <vt:variant>
        <vt:i4>5</vt:i4>
      </vt:variant>
      <vt:variant>
        <vt:lpwstr>mailto:setec@mec.gov.br</vt:lpwstr>
      </vt:variant>
      <vt:variant>
        <vt:lpwstr/>
      </vt:variant>
      <vt:variant>
        <vt:i4>4849719</vt:i4>
      </vt:variant>
      <vt:variant>
        <vt:i4>468</vt:i4>
      </vt:variant>
      <vt:variant>
        <vt:i4>0</vt:i4>
      </vt:variant>
      <vt:variant>
        <vt:i4>5</vt:i4>
      </vt:variant>
      <vt:variant>
        <vt:lpwstr>mailto:reitoria@ifsuldeminas.edu.br</vt:lpwstr>
      </vt:variant>
      <vt:variant>
        <vt:lpwstr/>
      </vt:variant>
      <vt:variant>
        <vt:i4>1835067</vt:i4>
      </vt:variant>
      <vt:variant>
        <vt:i4>461</vt:i4>
      </vt:variant>
      <vt:variant>
        <vt:i4>0</vt:i4>
      </vt:variant>
      <vt:variant>
        <vt:i4>5</vt:i4>
      </vt:variant>
      <vt:variant>
        <vt:lpwstr/>
      </vt:variant>
      <vt:variant>
        <vt:lpwstr>_Toc388902083</vt:lpwstr>
      </vt:variant>
      <vt:variant>
        <vt:i4>1310776</vt:i4>
      </vt:variant>
      <vt:variant>
        <vt:i4>452</vt:i4>
      </vt:variant>
      <vt:variant>
        <vt:i4>0</vt:i4>
      </vt:variant>
      <vt:variant>
        <vt:i4>5</vt:i4>
      </vt:variant>
      <vt:variant>
        <vt:lpwstr/>
      </vt:variant>
      <vt:variant>
        <vt:lpwstr>_Toc390885370</vt:lpwstr>
      </vt:variant>
      <vt:variant>
        <vt:i4>1376312</vt:i4>
      </vt:variant>
      <vt:variant>
        <vt:i4>446</vt:i4>
      </vt:variant>
      <vt:variant>
        <vt:i4>0</vt:i4>
      </vt:variant>
      <vt:variant>
        <vt:i4>5</vt:i4>
      </vt:variant>
      <vt:variant>
        <vt:lpwstr/>
      </vt:variant>
      <vt:variant>
        <vt:lpwstr>_Toc390885369</vt:lpwstr>
      </vt:variant>
      <vt:variant>
        <vt:i4>1376312</vt:i4>
      </vt:variant>
      <vt:variant>
        <vt:i4>440</vt:i4>
      </vt:variant>
      <vt:variant>
        <vt:i4>0</vt:i4>
      </vt:variant>
      <vt:variant>
        <vt:i4>5</vt:i4>
      </vt:variant>
      <vt:variant>
        <vt:lpwstr/>
      </vt:variant>
      <vt:variant>
        <vt:lpwstr>_Toc390885367</vt:lpwstr>
      </vt:variant>
      <vt:variant>
        <vt:i4>1376312</vt:i4>
      </vt:variant>
      <vt:variant>
        <vt:i4>434</vt:i4>
      </vt:variant>
      <vt:variant>
        <vt:i4>0</vt:i4>
      </vt:variant>
      <vt:variant>
        <vt:i4>5</vt:i4>
      </vt:variant>
      <vt:variant>
        <vt:lpwstr/>
      </vt:variant>
      <vt:variant>
        <vt:lpwstr>_Toc390885366</vt:lpwstr>
      </vt:variant>
      <vt:variant>
        <vt:i4>1376312</vt:i4>
      </vt:variant>
      <vt:variant>
        <vt:i4>428</vt:i4>
      </vt:variant>
      <vt:variant>
        <vt:i4>0</vt:i4>
      </vt:variant>
      <vt:variant>
        <vt:i4>5</vt:i4>
      </vt:variant>
      <vt:variant>
        <vt:lpwstr/>
      </vt:variant>
      <vt:variant>
        <vt:lpwstr>_Toc390885363</vt:lpwstr>
      </vt:variant>
      <vt:variant>
        <vt:i4>1376312</vt:i4>
      </vt:variant>
      <vt:variant>
        <vt:i4>422</vt:i4>
      </vt:variant>
      <vt:variant>
        <vt:i4>0</vt:i4>
      </vt:variant>
      <vt:variant>
        <vt:i4>5</vt:i4>
      </vt:variant>
      <vt:variant>
        <vt:lpwstr/>
      </vt:variant>
      <vt:variant>
        <vt:lpwstr>_Toc390885362</vt:lpwstr>
      </vt:variant>
      <vt:variant>
        <vt:i4>1376312</vt:i4>
      </vt:variant>
      <vt:variant>
        <vt:i4>416</vt:i4>
      </vt:variant>
      <vt:variant>
        <vt:i4>0</vt:i4>
      </vt:variant>
      <vt:variant>
        <vt:i4>5</vt:i4>
      </vt:variant>
      <vt:variant>
        <vt:lpwstr/>
      </vt:variant>
      <vt:variant>
        <vt:lpwstr>_Toc390885361</vt:lpwstr>
      </vt:variant>
      <vt:variant>
        <vt:i4>1376312</vt:i4>
      </vt:variant>
      <vt:variant>
        <vt:i4>407</vt:i4>
      </vt:variant>
      <vt:variant>
        <vt:i4>0</vt:i4>
      </vt:variant>
      <vt:variant>
        <vt:i4>5</vt:i4>
      </vt:variant>
      <vt:variant>
        <vt:lpwstr/>
      </vt:variant>
      <vt:variant>
        <vt:lpwstr>_Toc390885368</vt:lpwstr>
      </vt:variant>
      <vt:variant>
        <vt:i4>1376312</vt:i4>
      </vt:variant>
      <vt:variant>
        <vt:i4>401</vt:i4>
      </vt:variant>
      <vt:variant>
        <vt:i4>0</vt:i4>
      </vt:variant>
      <vt:variant>
        <vt:i4>5</vt:i4>
      </vt:variant>
      <vt:variant>
        <vt:lpwstr/>
      </vt:variant>
      <vt:variant>
        <vt:lpwstr>_Toc390885365</vt:lpwstr>
      </vt:variant>
      <vt:variant>
        <vt:i4>1376312</vt:i4>
      </vt:variant>
      <vt:variant>
        <vt:i4>395</vt:i4>
      </vt:variant>
      <vt:variant>
        <vt:i4>0</vt:i4>
      </vt:variant>
      <vt:variant>
        <vt:i4>5</vt:i4>
      </vt:variant>
      <vt:variant>
        <vt:lpwstr/>
      </vt:variant>
      <vt:variant>
        <vt:lpwstr>_Toc390885364</vt:lpwstr>
      </vt:variant>
      <vt:variant>
        <vt:i4>1900606</vt:i4>
      </vt:variant>
      <vt:variant>
        <vt:i4>386</vt:i4>
      </vt:variant>
      <vt:variant>
        <vt:i4>0</vt:i4>
      </vt:variant>
      <vt:variant>
        <vt:i4>5</vt:i4>
      </vt:variant>
      <vt:variant>
        <vt:lpwstr/>
      </vt:variant>
      <vt:variant>
        <vt:lpwstr>_Toc391299585</vt:lpwstr>
      </vt:variant>
      <vt:variant>
        <vt:i4>1900606</vt:i4>
      </vt:variant>
      <vt:variant>
        <vt:i4>380</vt:i4>
      </vt:variant>
      <vt:variant>
        <vt:i4>0</vt:i4>
      </vt:variant>
      <vt:variant>
        <vt:i4>5</vt:i4>
      </vt:variant>
      <vt:variant>
        <vt:lpwstr/>
      </vt:variant>
      <vt:variant>
        <vt:lpwstr>_Toc391299584</vt:lpwstr>
      </vt:variant>
      <vt:variant>
        <vt:i4>1900606</vt:i4>
      </vt:variant>
      <vt:variant>
        <vt:i4>374</vt:i4>
      </vt:variant>
      <vt:variant>
        <vt:i4>0</vt:i4>
      </vt:variant>
      <vt:variant>
        <vt:i4>5</vt:i4>
      </vt:variant>
      <vt:variant>
        <vt:lpwstr/>
      </vt:variant>
      <vt:variant>
        <vt:lpwstr>_Toc391299583</vt:lpwstr>
      </vt:variant>
      <vt:variant>
        <vt:i4>1900606</vt:i4>
      </vt:variant>
      <vt:variant>
        <vt:i4>368</vt:i4>
      </vt:variant>
      <vt:variant>
        <vt:i4>0</vt:i4>
      </vt:variant>
      <vt:variant>
        <vt:i4>5</vt:i4>
      </vt:variant>
      <vt:variant>
        <vt:lpwstr/>
      </vt:variant>
      <vt:variant>
        <vt:lpwstr>_Toc391299582</vt:lpwstr>
      </vt:variant>
      <vt:variant>
        <vt:i4>1900606</vt:i4>
      </vt:variant>
      <vt:variant>
        <vt:i4>362</vt:i4>
      </vt:variant>
      <vt:variant>
        <vt:i4>0</vt:i4>
      </vt:variant>
      <vt:variant>
        <vt:i4>5</vt:i4>
      </vt:variant>
      <vt:variant>
        <vt:lpwstr/>
      </vt:variant>
      <vt:variant>
        <vt:lpwstr>_Toc391299581</vt:lpwstr>
      </vt:variant>
      <vt:variant>
        <vt:i4>1900606</vt:i4>
      </vt:variant>
      <vt:variant>
        <vt:i4>356</vt:i4>
      </vt:variant>
      <vt:variant>
        <vt:i4>0</vt:i4>
      </vt:variant>
      <vt:variant>
        <vt:i4>5</vt:i4>
      </vt:variant>
      <vt:variant>
        <vt:lpwstr/>
      </vt:variant>
      <vt:variant>
        <vt:lpwstr>_Toc391299580</vt:lpwstr>
      </vt:variant>
      <vt:variant>
        <vt:i4>1179710</vt:i4>
      </vt:variant>
      <vt:variant>
        <vt:i4>350</vt:i4>
      </vt:variant>
      <vt:variant>
        <vt:i4>0</vt:i4>
      </vt:variant>
      <vt:variant>
        <vt:i4>5</vt:i4>
      </vt:variant>
      <vt:variant>
        <vt:lpwstr/>
      </vt:variant>
      <vt:variant>
        <vt:lpwstr>_Toc391299579</vt:lpwstr>
      </vt:variant>
      <vt:variant>
        <vt:i4>1179710</vt:i4>
      </vt:variant>
      <vt:variant>
        <vt:i4>344</vt:i4>
      </vt:variant>
      <vt:variant>
        <vt:i4>0</vt:i4>
      </vt:variant>
      <vt:variant>
        <vt:i4>5</vt:i4>
      </vt:variant>
      <vt:variant>
        <vt:lpwstr/>
      </vt:variant>
      <vt:variant>
        <vt:lpwstr>_Toc391299578</vt:lpwstr>
      </vt:variant>
      <vt:variant>
        <vt:i4>1179710</vt:i4>
      </vt:variant>
      <vt:variant>
        <vt:i4>338</vt:i4>
      </vt:variant>
      <vt:variant>
        <vt:i4>0</vt:i4>
      </vt:variant>
      <vt:variant>
        <vt:i4>5</vt:i4>
      </vt:variant>
      <vt:variant>
        <vt:lpwstr/>
      </vt:variant>
      <vt:variant>
        <vt:lpwstr>_Toc391299577</vt:lpwstr>
      </vt:variant>
      <vt:variant>
        <vt:i4>1179710</vt:i4>
      </vt:variant>
      <vt:variant>
        <vt:i4>332</vt:i4>
      </vt:variant>
      <vt:variant>
        <vt:i4>0</vt:i4>
      </vt:variant>
      <vt:variant>
        <vt:i4>5</vt:i4>
      </vt:variant>
      <vt:variant>
        <vt:lpwstr/>
      </vt:variant>
      <vt:variant>
        <vt:lpwstr>_Toc391299576</vt:lpwstr>
      </vt:variant>
      <vt:variant>
        <vt:i4>1179710</vt:i4>
      </vt:variant>
      <vt:variant>
        <vt:i4>326</vt:i4>
      </vt:variant>
      <vt:variant>
        <vt:i4>0</vt:i4>
      </vt:variant>
      <vt:variant>
        <vt:i4>5</vt:i4>
      </vt:variant>
      <vt:variant>
        <vt:lpwstr/>
      </vt:variant>
      <vt:variant>
        <vt:lpwstr>_Toc391299575</vt:lpwstr>
      </vt:variant>
      <vt:variant>
        <vt:i4>1179710</vt:i4>
      </vt:variant>
      <vt:variant>
        <vt:i4>320</vt:i4>
      </vt:variant>
      <vt:variant>
        <vt:i4>0</vt:i4>
      </vt:variant>
      <vt:variant>
        <vt:i4>5</vt:i4>
      </vt:variant>
      <vt:variant>
        <vt:lpwstr/>
      </vt:variant>
      <vt:variant>
        <vt:lpwstr>_Toc391299574</vt:lpwstr>
      </vt:variant>
      <vt:variant>
        <vt:i4>1179710</vt:i4>
      </vt:variant>
      <vt:variant>
        <vt:i4>314</vt:i4>
      </vt:variant>
      <vt:variant>
        <vt:i4>0</vt:i4>
      </vt:variant>
      <vt:variant>
        <vt:i4>5</vt:i4>
      </vt:variant>
      <vt:variant>
        <vt:lpwstr/>
      </vt:variant>
      <vt:variant>
        <vt:lpwstr>_Toc391299573</vt:lpwstr>
      </vt:variant>
      <vt:variant>
        <vt:i4>1179710</vt:i4>
      </vt:variant>
      <vt:variant>
        <vt:i4>308</vt:i4>
      </vt:variant>
      <vt:variant>
        <vt:i4>0</vt:i4>
      </vt:variant>
      <vt:variant>
        <vt:i4>5</vt:i4>
      </vt:variant>
      <vt:variant>
        <vt:lpwstr/>
      </vt:variant>
      <vt:variant>
        <vt:lpwstr>_Toc391299572</vt:lpwstr>
      </vt:variant>
      <vt:variant>
        <vt:i4>1179710</vt:i4>
      </vt:variant>
      <vt:variant>
        <vt:i4>302</vt:i4>
      </vt:variant>
      <vt:variant>
        <vt:i4>0</vt:i4>
      </vt:variant>
      <vt:variant>
        <vt:i4>5</vt:i4>
      </vt:variant>
      <vt:variant>
        <vt:lpwstr/>
      </vt:variant>
      <vt:variant>
        <vt:lpwstr>_Toc391299571</vt:lpwstr>
      </vt:variant>
      <vt:variant>
        <vt:i4>1179710</vt:i4>
      </vt:variant>
      <vt:variant>
        <vt:i4>296</vt:i4>
      </vt:variant>
      <vt:variant>
        <vt:i4>0</vt:i4>
      </vt:variant>
      <vt:variant>
        <vt:i4>5</vt:i4>
      </vt:variant>
      <vt:variant>
        <vt:lpwstr/>
      </vt:variant>
      <vt:variant>
        <vt:lpwstr>_Toc391299570</vt:lpwstr>
      </vt:variant>
      <vt:variant>
        <vt:i4>1245246</vt:i4>
      </vt:variant>
      <vt:variant>
        <vt:i4>290</vt:i4>
      </vt:variant>
      <vt:variant>
        <vt:i4>0</vt:i4>
      </vt:variant>
      <vt:variant>
        <vt:i4>5</vt:i4>
      </vt:variant>
      <vt:variant>
        <vt:lpwstr/>
      </vt:variant>
      <vt:variant>
        <vt:lpwstr>_Toc391299569</vt:lpwstr>
      </vt:variant>
      <vt:variant>
        <vt:i4>1245246</vt:i4>
      </vt:variant>
      <vt:variant>
        <vt:i4>284</vt:i4>
      </vt:variant>
      <vt:variant>
        <vt:i4>0</vt:i4>
      </vt:variant>
      <vt:variant>
        <vt:i4>5</vt:i4>
      </vt:variant>
      <vt:variant>
        <vt:lpwstr/>
      </vt:variant>
      <vt:variant>
        <vt:lpwstr>_Toc391299568</vt:lpwstr>
      </vt:variant>
      <vt:variant>
        <vt:i4>1245246</vt:i4>
      </vt:variant>
      <vt:variant>
        <vt:i4>278</vt:i4>
      </vt:variant>
      <vt:variant>
        <vt:i4>0</vt:i4>
      </vt:variant>
      <vt:variant>
        <vt:i4>5</vt:i4>
      </vt:variant>
      <vt:variant>
        <vt:lpwstr/>
      </vt:variant>
      <vt:variant>
        <vt:lpwstr>_Toc391299567</vt:lpwstr>
      </vt:variant>
      <vt:variant>
        <vt:i4>1245246</vt:i4>
      </vt:variant>
      <vt:variant>
        <vt:i4>272</vt:i4>
      </vt:variant>
      <vt:variant>
        <vt:i4>0</vt:i4>
      </vt:variant>
      <vt:variant>
        <vt:i4>5</vt:i4>
      </vt:variant>
      <vt:variant>
        <vt:lpwstr/>
      </vt:variant>
      <vt:variant>
        <vt:lpwstr>_Toc391299566</vt:lpwstr>
      </vt:variant>
      <vt:variant>
        <vt:i4>1245246</vt:i4>
      </vt:variant>
      <vt:variant>
        <vt:i4>266</vt:i4>
      </vt:variant>
      <vt:variant>
        <vt:i4>0</vt:i4>
      </vt:variant>
      <vt:variant>
        <vt:i4>5</vt:i4>
      </vt:variant>
      <vt:variant>
        <vt:lpwstr/>
      </vt:variant>
      <vt:variant>
        <vt:lpwstr>_Toc391299565</vt:lpwstr>
      </vt:variant>
      <vt:variant>
        <vt:i4>1245246</vt:i4>
      </vt:variant>
      <vt:variant>
        <vt:i4>260</vt:i4>
      </vt:variant>
      <vt:variant>
        <vt:i4>0</vt:i4>
      </vt:variant>
      <vt:variant>
        <vt:i4>5</vt:i4>
      </vt:variant>
      <vt:variant>
        <vt:lpwstr/>
      </vt:variant>
      <vt:variant>
        <vt:lpwstr>_Toc391299564</vt:lpwstr>
      </vt:variant>
      <vt:variant>
        <vt:i4>1245246</vt:i4>
      </vt:variant>
      <vt:variant>
        <vt:i4>254</vt:i4>
      </vt:variant>
      <vt:variant>
        <vt:i4>0</vt:i4>
      </vt:variant>
      <vt:variant>
        <vt:i4>5</vt:i4>
      </vt:variant>
      <vt:variant>
        <vt:lpwstr/>
      </vt:variant>
      <vt:variant>
        <vt:lpwstr>_Toc391299563</vt:lpwstr>
      </vt:variant>
      <vt:variant>
        <vt:i4>1245246</vt:i4>
      </vt:variant>
      <vt:variant>
        <vt:i4>248</vt:i4>
      </vt:variant>
      <vt:variant>
        <vt:i4>0</vt:i4>
      </vt:variant>
      <vt:variant>
        <vt:i4>5</vt:i4>
      </vt:variant>
      <vt:variant>
        <vt:lpwstr/>
      </vt:variant>
      <vt:variant>
        <vt:lpwstr>_Toc391299562</vt:lpwstr>
      </vt:variant>
      <vt:variant>
        <vt:i4>1245246</vt:i4>
      </vt:variant>
      <vt:variant>
        <vt:i4>242</vt:i4>
      </vt:variant>
      <vt:variant>
        <vt:i4>0</vt:i4>
      </vt:variant>
      <vt:variant>
        <vt:i4>5</vt:i4>
      </vt:variant>
      <vt:variant>
        <vt:lpwstr/>
      </vt:variant>
      <vt:variant>
        <vt:lpwstr>_Toc391299561</vt:lpwstr>
      </vt:variant>
      <vt:variant>
        <vt:i4>1245246</vt:i4>
      </vt:variant>
      <vt:variant>
        <vt:i4>236</vt:i4>
      </vt:variant>
      <vt:variant>
        <vt:i4>0</vt:i4>
      </vt:variant>
      <vt:variant>
        <vt:i4>5</vt:i4>
      </vt:variant>
      <vt:variant>
        <vt:lpwstr/>
      </vt:variant>
      <vt:variant>
        <vt:lpwstr>_Toc391299560</vt:lpwstr>
      </vt:variant>
      <vt:variant>
        <vt:i4>1048638</vt:i4>
      </vt:variant>
      <vt:variant>
        <vt:i4>230</vt:i4>
      </vt:variant>
      <vt:variant>
        <vt:i4>0</vt:i4>
      </vt:variant>
      <vt:variant>
        <vt:i4>5</vt:i4>
      </vt:variant>
      <vt:variant>
        <vt:lpwstr/>
      </vt:variant>
      <vt:variant>
        <vt:lpwstr>_Toc391299559</vt:lpwstr>
      </vt:variant>
      <vt:variant>
        <vt:i4>1048638</vt:i4>
      </vt:variant>
      <vt:variant>
        <vt:i4>224</vt:i4>
      </vt:variant>
      <vt:variant>
        <vt:i4>0</vt:i4>
      </vt:variant>
      <vt:variant>
        <vt:i4>5</vt:i4>
      </vt:variant>
      <vt:variant>
        <vt:lpwstr/>
      </vt:variant>
      <vt:variant>
        <vt:lpwstr>_Toc391299558</vt:lpwstr>
      </vt:variant>
      <vt:variant>
        <vt:i4>1048638</vt:i4>
      </vt:variant>
      <vt:variant>
        <vt:i4>218</vt:i4>
      </vt:variant>
      <vt:variant>
        <vt:i4>0</vt:i4>
      </vt:variant>
      <vt:variant>
        <vt:i4>5</vt:i4>
      </vt:variant>
      <vt:variant>
        <vt:lpwstr/>
      </vt:variant>
      <vt:variant>
        <vt:lpwstr>_Toc391299557</vt:lpwstr>
      </vt:variant>
      <vt:variant>
        <vt:i4>1048638</vt:i4>
      </vt:variant>
      <vt:variant>
        <vt:i4>212</vt:i4>
      </vt:variant>
      <vt:variant>
        <vt:i4>0</vt:i4>
      </vt:variant>
      <vt:variant>
        <vt:i4>5</vt:i4>
      </vt:variant>
      <vt:variant>
        <vt:lpwstr/>
      </vt:variant>
      <vt:variant>
        <vt:lpwstr>_Toc391299556</vt:lpwstr>
      </vt:variant>
      <vt:variant>
        <vt:i4>1048638</vt:i4>
      </vt:variant>
      <vt:variant>
        <vt:i4>206</vt:i4>
      </vt:variant>
      <vt:variant>
        <vt:i4>0</vt:i4>
      </vt:variant>
      <vt:variant>
        <vt:i4>5</vt:i4>
      </vt:variant>
      <vt:variant>
        <vt:lpwstr/>
      </vt:variant>
      <vt:variant>
        <vt:lpwstr>_Toc391299555</vt:lpwstr>
      </vt:variant>
      <vt:variant>
        <vt:i4>1048638</vt:i4>
      </vt:variant>
      <vt:variant>
        <vt:i4>200</vt:i4>
      </vt:variant>
      <vt:variant>
        <vt:i4>0</vt:i4>
      </vt:variant>
      <vt:variant>
        <vt:i4>5</vt:i4>
      </vt:variant>
      <vt:variant>
        <vt:lpwstr/>
      </vt:variant>
      <vt:variant>
        <vt:lpwstr>_Toc391299554</vt:lpwstr>
      </vt:variant>
      <vt:variant>
        <vt:i4>1048638</vt:i4>
      </vt:variant>
      <vt:variant>
        <vt:i4>194</vt:i4>
      </vt:variant>
      <vt:variant>
        <vt:i4>0</vt:i4>
      </vt:variant>
      <vt:variant>
        <vt:i4>5</vt:i4>
      </vt:variant>
      <vt:variant>
        <vt:lpwstr/>
      </vt:variant>
      <vt:variant>
        <vt:lpwstr>_Toc391299553</vt:lpwstr>
      </vt:variant>
      <vt:variant>
        <vt:i4>1048638</vt:i4>
      </vt:variant>
      <vt:variant>
        <vt:i4>188</vt:i4>
      </vt:variant>
      <vt:variant>
        <vt:i4>0</vt:i4>
      </vt:variant>
      <vt:variant>
        <vt:i4>5</vt:i4>
      </vt:variant>
      <vt:variant>
        <vt:lpwstr/>
      </vt:variant>
      <vt:variant>
        <vt:lpwstr>_Toc391299552</vt:lpwstr>
      </vt:variant>
      <vt:variant>
        <vt:i4>1048638</vt:i4>
      </vt:variant>
      <vt:variant>
        <vt:i4>182</vt:i4>
      </vt:variant>
      <vt:variant>
        <vt:i4>0</vt:i4>
      </vt:variant>
      <vt:variant>
        <vt:i4>5</vt:i4>
      </vt:variant>
      <vt:variant>
        <vt:lpwstr/>
      </vt:variant>
      <vt:variant>
        <vt:lpwstr>_Toc391299551</vt:lpwstr>
      </vt:variant>
      <vt:variant>
        <vt:i4>1048638</vt:i4>
      </vt:variant>
      <vt:variant>
        <vt:i4>176</vt:i4>
      </vt:variant>
      <vt:variant>
        <vt:i4>0</vt:i4>
      </vt:variant>
      <vt:variant>
        <vt:i4>5</vt:i4>
      </vt:variant>
      <vt:variant>
        <vt:lpwstr/>
      </vt:variant>
      <vt:variant>
        <vt:lpwstr>_Toc391299550</vt:lpwstr>
      </vt:variant>
      <vt:variant>
        <vt:i4>1114174</vt:i4>
      </vt:variant>
      <vt:variant>
        <vt:i4>170</vt:i4>
      </vt:variant>
      <vt:variant>
        <vt:i4>0</vt:i4>
      </vt:variant>
      <vt:variant>
        <vt:i4>5</vt:i4>
      </vt:variant>
      <vt:variant>
        <vt:lpwstr/>
      </vt:variant>
      <vt:variant>
        <vt:lpwstr>_Toc391299549</vt:lpwstr>
      </vt:variant>
      <vt:variant>
        <vt:i4>1114174</vt:i4>
      </vt:variant>
      <vt:variant>
        <vt:i4>164</vt:i4>
      </vt:variant>
      <vt:variant>
        <vt:i4>0</vt:i4>
      </vt:variant>
      <vt:variant>
        <vt:i4>5</vt:i4>
      </vt:variant>
      <vt:variant>
        <vt:lpwstr/>
      </vt:variant>
      <vt:variant>
        <vt:lpwstr>_Toc391299548</vt:lpwstr>
      </vt:variant>
      <vt:variant>
        <vt:i4>1114174</vt:i4>
      </vt:variant>
      <vt:variant>
        <vt:i4>158</vt:i4>
      </vt:variant>
      <vt:variant>
        <vt:i4>0</vt:i4>
      </vt:variant>
      <vt:variant>
        <vt:i4>5</vt:i4>
      </vt:variant>
      <vt:variant>
        <vt:lpwstr/>
      </vt:variant>
      <vt:variant>
        <vt:lpwstr>_Toc391299547</vt:lpwstr>
      </vt:variant>
      <vt:variant>
        <vt:i4>1114174</vt:i4>
      </vt:variant>
      <vt:variant>
        <vt:i4>152</vt:i4>
      </vt:variant>
      <vt:variant>
        <vt:i4>0</vt:i4>
      </vt:variant>
      <vt:variant>
        <vt:i4>5</vt:i4>
      </vt:variant>
      <vt:variant>
        <vt:lpwstr/>
      </vt:variant>
      <vt:variant>
        <vt:lpwstr>_Toc391299546</vt:lpwstr>
      </vt:variant>
      <vt:variant>
        <vt:i4>1114174</vt:i4>
      </vt:variant>
      <vt:variant>
        <vt:i4>146</vt:i4>
      </vt:variant>
      <vt:variant>
        <vt:i4>0</vt:i4>
      </vt:variant>
      <vt:variant>
        <vt:i4>5</vt:i4>
      </vt:variant>
      <vt:variant>
        <vt:lpwstr/>
      </vt:variant>
      <vt:variant>
        <vt:lpwstr>_Toc391299545</vt:lpwstr>
      </vt:variant>
      <vt:variant>
        <vt:i4>1114174</vt:i4>
      </vt:variant>
      <vt:variant>
        <vt:i4>140</vt:i4>
      </vt:variant>
      <vt:variant>
        <vt:i4>0</vt:i4>
      </vt:variant>
      <vt:variant>
        <vt:i4>5</vt:i4>
      </vt:variant>
      <vt:variant>
        <vt:lpwstr/>
      </vt:variant>
      <vt:variant>
        <vt:lpwstr>_Toc391299544</vt:lpwstr>
      </vt:variant>
      <vt:variant>
        <vt:i4>1114174</vt:i4>
      </vt:variant>
      <vt:variant>
        <vt:i4>134</vt:i4>
      </vt:variant>
      <vt:variant>
        <vt:i4>0</vt:i4>
      </vt:variant>
      <vt:variant>
        <vt:i4>5</vt:i4>
      </vt:variant>
      <vt:variant>
        <vt:lpwstr/>
      </vt:variant>
      <vt:variant>
        <vt:lpwstr>_Toc391299543</vt:lpwstr>
      </vt:variant>
      <vt:variant>
        <vt:i4>1114174</vt:i4>
      </vt:variant>
      <vt:variant>
        <vt:i4>128</vt:i4>
      </vt:variant>
      <vt:variant>
        <vt:i4>0</vt:i4>
      </vt:variant>
      <vt:variant>
        <vt:i4>5</vt:i4>
      </vt:variant>
      <vt:variant>
        <vt:lpwstr/>
      </vt:variant>
      <vt:variant>
        <vt:lpwstr>_Toc391299542</vt:lpwstr>
      </vt:variant>
      <vt:variant>
        <vt:i4>1114174</vt:i4>
      </vt:variant>
      <vt:variant>
        <vt:i4>122</vt:i4>
      </vt:variant>
      <vt:variant>
        <vt:i4>0</vt:i4>
      </vt:variant>
      <vt:variant>
        <vt:i4>5</vt:i4>
      </vt:variant>
      <vt:variant>
        <vt:lpwstr/>
      </vt:variant>
      <vt:variant>
        <vt:lpwstr>_Toc391299541</vt:lpwstr>
      </vt:variant>
      <vt:variant>
        <vt:i4>1114174</vt:i4>
      </vt:variant>
      <vt:variant>
        <vt:i4>116</vt:i4>
      </vt:variant>
      <vt:variant>
        <vt:i4>0</vt:i4>
      </vt:variant>
      <vt:variant>
        <vt:i4>5</vt:i4>
      </vt:variant>
      <vt:variant>
        <vt:lpwstr/>
      </vt:variant>
      <vt:variant>
        <vt:lpwstr>_Toc391299540</vt:lpwstr>
      </vt:variant>
      <vt:variant>
        <vt:i4>1441854</vt:i4>
      </vt:variant>
      <vt:variant>
        <vt:i4>110</vt:i4>
      </vt:variant>
      <vt:variant>
        <vt:i4>0</vt:i4>
      </vt:variant>
      <vt:variant>
        <vt:i4>5</vt:i4>
      </vt:variant>
      <vt:variant>
        <vt:lpwstr/>
      </vt:variant>
      <vt:variant>
        <vt:lpwstr>_Toc391299539</vt:lpwstr>
      </vt:variant>
      <vt:variant>
        <vt:i4>1441854</vt:i4>
      </vt:variant>
      <vt:variant>
        <vt:i4>104</vt:i4>
      </vt:variant>
      <vt:variant>
        <vt:i4>0</vt:i4>
      </vt:variant>
      <vt:variant>
        <vt:i4>5</vt:i4>
      </vt:variant>
      <vt:variant>
        <vt:lpwstr/>
      </vt:variant>
      <vt:variant>
        <vt:lpwstr>_Toc391299538</vt:lpwstr>
      </vt:variant>
      <vt:variant>
        <vt:i4>1441854</vt:i4>
      </vt:variant>
      <vt:variant>
        <vt:i4>98</vt:i4>
      </vt:variant>
      <vt:variant>
        <vt:i4>0</vt:i4>
      </vt:variant>
      <vt:variant>
        <vt:i4>5</vt:i4>
      </vt:variant>
      <vt:variant>
        <vt:lpwstr/>
      </vt:variant>
      <vt:variant>
        <vt:lpwstr>_Toc391299537</vt:lpwstr>
      </vt:variant>
      <vt:variant>
        <vt:i4>1441854</vt:i4>
      </vt:variant>
      <vt:variant>
        <vt:i4>92</vt:i4>
      </vt:variant>
      <vt:variant>
        <vt:i4>0</vt:i4>
      </vt:variant>
      <vt:variant>
        <vt:i4>5</vt:i4>
      </vt:variant>
      <vt:variant>
        <vt:lpwstr/>
      </vt:variant>
      <vt:variant>
        <vt:lpwstr>_Toc391299536</vt:lpwstr>
      </vt:variant>
      <vt:variant>
        <vt:i4>1441854</vt:i4>
      </vt:variant>
      <vt:variant>
        <vt:i4>86</vt:i4>
      </vt:variant>
      <vt:variant>
        <vt:i4>0</vt:i4>
      </vt:variant>
      <vt:variant>
        <vt:i4>5</vt:i4>
      </vt:variant>
      <vt:variant>
        <vt:lpwstr/>
      </vt:variant>
      <vt:variant>
        <vt:lpwstr>_Toc391299535</vt:lpwstr>
      </vt:variant>
      <vt:variant>
        <vt:i4>1441854</vt:i4>
      </vt:variant>
      <vt:variant>
        <vt:i4>80</vt:i4>
      </vt:variant>
      <vt:variant>
        <vt:i4>0</vt:i4>
      </vt:variant>
      <vt:variant>
        <vt:i4>5</vt:i4>
      </vt:variant>
      <vt:variant>
        <vt:lpwstr/>
      </vt:variant>
      <vt:variant>
        <vt:lpwstr>_Toc391299534</vt:lpwstr>
      </vt:variant>
      <vt:variant>
        <vt:i4>1441854</vt:i4>
      </vt:variant>
      <vt:variant>
        <vt:i4>74</vt:i4>
      </vt:variant>
      <vt:variant>
        <vt:i4>0</vt:i4>
      </vt:variant>
      <vt:variant>
        <vt:i4>5</vt:i4>
      </vt:variant>
      <vt:variant>
        <vt:lpwstr/>
      </vt:variant>
      <vt:variant>
        <vt:lpwstr>_Toc391299533</vt:lpwstr>
      </vt:variant>
      <vt:variant>
        <vt:i4>1441854</vt:i4>
      </vt:variant>
      <vt:variant>
        <vt:i4>68</vt:i4>
      </vt:variant>
      <vt:variant>
        <vt:i4>0</vt:i4>
      </vt:variant>
      <vt:variant>
        <vt:i4>5</vt:i4>
      </vt:variant>
      <vt:variant>
        <vt:lpwstr/>
      </vt:variant>
      <vt:variant>
        <vt:lpwstr>_Toc391299532</vt:lpwstr>
      </vt:variant>
      <vt:variant>
        <vt:i4>1441854</vt:i4>
      </vt:variant>
      <vt:variant>
        <vt:i4>62</vt:i4>
      </vt:variant>
      <vt:variant>
        <vt:i4>0</vt:i4>
      </vt:variant>
      <vt:variant>
        <vt:i4>5</vt:i4>
      </vt:variant>
      <vt:variant>
        <vt:lpwstr/>
      </vt:variant>
      <vt:variant>
        <vt:lpwstr>_Toc391299531</vt:lpwstr>
      </vt:variant>
      <vt:variant>
        <vt:i4>1441854</vt:i4>
      </vt:variant>
      <vt:variant>
        <vt:i4>56</vt:i4>
      </vt:variant>
      <vt:variant>
        <vt:i4>0</vt:i4>
      </vt:variant>
      <vt:variant>
        <vt:i4>5</vt:i4>
      </vt:variant>
      <vt:variant>
        <vt:lpwstr/>
      </vt:variant>
      <vt:variant>
        <vt:lpwstr>_Toc391299530</vt:lpwstr>
      </vt:variant>
      <vt:variant>
        <vt:i4>1507390</vt:i4>
      </vt:variant>
      <vt:variant>
        <vt:i4>50</vt:i4>
      </vt:variant>
      <vt:variant>
        <vt:i4>0</vt:i4>
      </vt:variant>
      <vt:variant>
        <vt:i4>5</vt:i4>
      </vt:variant>
      <vt:variant>
        <vt:lpwstr/>
      </vt:variant>
      <vt:variant>
        <vt:lpwstr>_Toc391299529</vt:lpwstr>
      </vt:variant>
      <vt:variant>
        <vt:i4>1507390</vt:i4>
      </vt:variant>
      <vt:variant>
        <vt:i4>44</vt:i4>
      </vt:variant>
      <vt:variant>
        <vt:i4>0</vt:i4>
      </vt:variant>
      <vt:variant>
        <vt:i4>5</vt:i4>
      </vt:variant>
      <vt:variant>
        <vt:lpwstr/>
      </vt:variant>
      <vt:variant>
        <vt:lpwstr>_Toc391299528</vt:lpwstr>
      </vt:variant>
      <vt:variant>
        <vt:i4>1507390</vt:i4>
      </vt:variant>
      <vt:variant>
        <vt:i4>38</vt:i4>
      </vt:variant>
      <vt:variant>
        <vt:i4>0</vt:i4>
      </vt:variant>
      <vt:variant>
        <vt:i4>5</vt:i4>
      </vt:variant>
      <vt:variant>
        <vt:lpwstr/>
      </vt:variant>
      <vt:variant>
        <vt:lpwstr>_Toc391299527</vt:lpwstr>
      </vt:variant>
      <vt:variant>
        <vt:i4>1507390</vt:i4>
      </vt:variant>
      <vt:variant>
        <vt:i4>32</vt:i4>
      </vt:variant>
      <vt:variant>
        <vt:i4>0</vt:i4>
      </vt:variant>
      <vt:variant>
        <vt:i4>5</vt:i4>
      </vt:variant>
      <vt:variant>
        <vt:lpwstr/>
      </vt:variant>
      <vt:variant>
        <vt:lpwstr>_Toc391299526</vt:lpwstr>
      </vt:variant>
      <vt:variant>
        <vt:i4>1507390</vt:i4>
      </vt:variant>
      <vt:variant>
        <vt:i4>26</vt:i4>
      </vt:variant>
      <vt:variant>
        <vt:i4>0</vt:i4>
      </vt:variant>
      <vt:variant>
        <vt:i4>5</vt:i4>
      </vt:variant>
      <vt:variant>
        <vt:lpwstr/>
      </vt:variant>
      <vt:variant>
        <vt:lpwstr>_Toc391299525</vt:lpwstr>
      </vt:variant>
      <vt:variant>
        <vt:i4>1507390</vt:i4>
      </vt:variant>
      <vt:variant>
        <vt:i4>20</vt:i4>
      </vt:variant>
      <vt:variant>
        <vt:i4>0</vt:i4>
      </vt:variant>
      <vt:variant>
        <vt:i4>5</vt:i4>
      </vt:variant>
      <vt:variant>
        <vt:lpwstr/>
      </vt:variant>
      <vt:variant>
        <vt:lpwstr>_Toc391299524</vt:lpwstr>
      </vt:variant>
      <vt:variant>
        <vt:i4>1507390</vt:i4>
      </vt:variant>
      <vt:variant>
        <vt:i4>14</vt:i4>
      </vt:variant>
      <vt:variant>
        <vt:i4>0</vt:i4>
      </vt:variant>
      <vt:variant>
        <vt:i4>5</vt:i4>
      </vt:variant>
      <vt:variant>
        <vt:lpwstr/>
      </vt:variant>
      <vt:variant>
        <vt:lpwstr>_Toc391299523</vt:lpwstr>
      </vt:variant>
      <vt:variant>
        <vt:i4>1507390</vt:i4>
      </vt:variant>
      <vt:variant>
        <vt:i4>8</vt:i4>
      </vt:variant>
      <vt:variant>
        <vt:i4>0</vt:i4>
      </vt:variant>
      <vt:variant>
        <vt:i4>5</vt:i4>
      </vt:variant>
      <vt:variant>
        <vt:lpwstr/>
      </vt:variant>
      <vt:variant>
        <vt:lpwstr>_Toc391299522</vt:lpwstr>
      </vt:variant>
      <vt:variant>
        <vt:i4>1507390</vt:i4>
      </vt:variant>
      <vt:variant>
        <vt:i4>2</vt:i4>
      </vt:variant>
      <vt:variant>
        <vt:i4>0</vt:i4>
      </vt:variant>
      <vt:variant>
        <vt:i4>5</vt:i4>
      </vt:variant>
      <vt:variant>
        <vt:lpwstr/>
      </vt:variant>
      <vt:variant>
        <vt:lpwstr>_Toc391299521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Rosa</dc:creator>
  <cp:keywords/>
  <dc:description/>
  <cp:lastModifiedBy>Tiago Scalco</cp:lastModifiedBy>
  <cp:revision>32</cp:revision>
  <cp:lastPrinted>2014-08-29T17:55:00Z</cp:lastPrinted>
  <dcterms:created xsi:type="dcterms:W3CDTF">2017-05-14T22:23:00Z</dcterms:created>
  <dcterms:modified xsi:type="dcterms:W3CDTF">2017-09-16T13:39:00Z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